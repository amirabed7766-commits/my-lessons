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090C80" w14:textId="23D06907" w:rsidR="004B38DA" w:rsidRPr="004B38DA" w:rsidRDefault="004B38DA" w:rsidP="004B38DA">
      <w:pPr>
        <w:jc w:val="right"/>
        <w:rPr>
          <w:rFonts w:asciiTheme="minorBidi" w:hAnsiTheme="minorBidi" w:cs="2  Roya"/>
          <w:sz w:val="32"/>
          <w:szCs w:val="32"/>
          <w:rtl/>
          <w:lang w:bidi="fa-IR"/>
        </w:rPr>
      </w:pPr>
      <w:r w:rsidRPr="004B38DA">
        <w:rPr>
          <w:rFonts w:asciiTheme="minorBidi" w:hAnsiTheme="minorBidi" w:cs="2  Roya"/>
          <w:sz w:val="32"/>
          <w:szCs w:val="32"/>
          <w:rtl/>
          <w:lang w:bidi="fa-IR"/>
        </w:rPr>
        <w:t>دنیای فناوری با سرعت بالایی درحال پیشرفت است.</w:t>
      </w:r>
    </w:p>
    <w:p w14:paraId="01315056" w14:textId="77777777" w:rsidR="004B38DA" w:rsidRPr="004B38DA" w:rsidRDefault="004B38DA" w:rsidP="004B38DA">
      <w:pPr>
        <w:jc w:val="right"/>
        <w:rPr>
          <w:rFonts w:asciiTheme="minorBidi" w:hAnsiTheme="minorBidi" w:cs="2  Roya"/>
          <w:sz w:val="32"/>
          <w:szCs w:val="32"/>
          <w:rtl/>
          <w:lang w:bidi="fa-IR"/>
        </w:rPr>
      </w:pPr>
      <w:r w:rsidRPr="004B38DA">
        <w:rPr>
          <w:rFonts w:asciiTheme="minorBidi" w:hAnsiTheme="minorBidi" w:cs="2  Roya"/>
          <w:sz w:val="32"/>
          <w:szCs w:val="32"/>
          <w:rtl/>
          <w:lang w:bidi="fa-IR"/>
        </w:rPr>
        <w:t>مهارت و پشتکار، کلید اصلی ساختن آینده‌ای موفق</w:t>
      </w:r>
    </w:p>
    <w:p w14:paraId="5BE3B1CE" w14:textId="77777777" w:rsidR="004B38DA" w:rsidRPr="004B38DA" w:rsidRDefault="004B38DA" w:rsidP="004B38DA">
      <w:pPr>
        <w:jc w:val="right"/>
        <w:rPr>
          <w:rFonts w:asciiTheme="minorBidi" w:hAnsiTheme="minorBidi" w:cs="2  Roya"/>
          <w:sz w:val="32"/>
          <w:szCs w:val="32"/>
          <w:rtl/>
          <w:lang w:bidi="fa-IR"/>
        </w:rPr>
      </w:pPr>
      <w:r w:rsidRPr="004B38DA">
        <w:rPr>
          <w:rFonts w:asciiTheme="minorBidi" w:hAnsiTheme="minorBidi" w:cs="2  Roya"/>
          <w:sz w:val="32"/>
          <w:szCs w:val="32"/>
          <w:rtl/>
          <w:lang w:bidi="fa-IR"/>
        </w:rPr>
        <w:t xml:space="preserve"> هستند. اگر پیوسته تلاش کنید و از خطا‌ها درس بگیرید،</w:t>
      </w:r>
    </w:p>
    <w:p w14:paraId="287D105B" w14:textId="412741F4" w:rsidR="00147F02" w:rsidRPr="004B38DA" w:rsidRDefault="004B38DA" w:rsidP="004B38DA">
      <w:pPr>
        <w:jc w:val="right"/>
        <w:rPr>
          <w:ins w:id="0" w:author="amir abedi" w:date="2026-10-07T12:13:00Z" w16du:dateUtc="2026-10-07T08:43:00Z"/>
          <w:rFonts w:asciiTheme="minorBidi" w:hAnsiTheme="minorBidi" w:cs="2  Roya"/>
          <w:sz w:val="32"/>
          <w:szCs w:val="32"/>
          <w:rtl/>
          <w:lang w:bidi="fa-IR"/>
        </w:rPr>
      </w:pPr>
      <w:r w:rsidRPr="004B38DA">
        <w:rPr>
          <w:rFonts w:asciiTheme="minorBidi" w:hAnsiTheme="minorBidi" w:cs="2  Roya"/>
          <w:sz w:val="32"/>
          <w:szCs w:val="32"/>
          <w:rtl/>
          <w:lang w:bidi="fa-IR"/>
        </w:rPr>
        <w:t>بدون شک به یک تازه‌کار برجسته تبدیل خواهید شد</w:t>
      </w:r>
      <w:ins w:id="1" w:author="amir abedi" w:date="2026-10-07T12:21:00Z" w16du:dateUtc="2026-10-07T08:51:00Z">
        <w:r w:rsidR="003448F4">
          <w:rPr>
            <w:rFonts w:asciiTheme="minorBidi" w:hAnsiTheme="minorBidi" w:cs="2  Roya" w:hint="cs"/>
            <w:sz w:val="32"/>
            <w:szCs w:val="32"/>
            <w:rtl/>
            <w:lang w:bidi="fa-IR"/>
          </w:rPr>
          <w:t>.</w:t>
        </w:r>
      </w:ins>
    </w:p>
    <w:tbl>
      <w:tblPr>
        <w:tblStyle w:val="TableGrid"/>
        <w:tblpPr w:leftFromText="180" w:rightFromText="180" w:vertAnchor="text" w:horzAnchor="margin" w:tblpXSpec="center" w:tblpY="3651"/>
        <w:tblW w:w="0" w:type="auto"/>
        <w:tblLook w:val="04A0" w:firstRow="1" w:lastRow="0" w:firstColumn="1" w:lastColumn="0" w:noHBand="0" w:noVBand="1"/>
      </w:tblPr>
      <w:tblGrid>
        <w:gridCol w:w="663"/>
        <w:gridCol w:w="663"/>
        <w:gridCol w:w="663"/>
        <w:gridCol w:w="663"/>
        <w:gridCol w:w="1993"/>
      </w:tblGrid>
      <w:tr w:rsidR="00147F02" w:rsidRPr="00147F02" w14:paraId="472B1D93" w14:textId="77777777">
        <w:trPr>
          <w:trHeight w:val="282"/>
          <w:ins w:id="2" w:author="amir abedi" w:date="2026-10-07T12:13:00Z"/>
        </w:trPr>
        <w:tc>
          <w:tcPr>
            <w:tcW w:w="663" w:type="dxa"/>
            <w:tcBorders>
              <w:top w:val="single" w:sz="4" w:space="0" w:color="auto"/>
              <w:left w:val="single" w:sz="4" w:space="0" w:color="auto"/>
              <w:bottom w:val="single" w:sz="4" w:space="0" w:color="auto"/>
              <w:right w:val="single" w:sz="4" w:space="0" w:color="auto"/>
            </w:tcBorders>
          </w:tcPr>
          <w:p w14:paraId="60E92DF3" w14:textId="77777777" w:rsidR="00147F02" w:rsidRPr="00147F02" w:rsidRDefault="00147F02" w:rsidP="00147F02">
            <w:pPr>
              <w:spacing w:after="160" w:line="278" w:lineRule="auto"/>
              <w:jc w:val="right"/>
              <w:rPr>
                <w:ins w:id="3" w:author="amir abedi" w:date="2026-10-07T12:13:00Z"/>
                <w:rFonts w:asciiTheme="minorBidi" w:hAnsiTheme="minorBidi" w:cs="2  Roya"/>
                <w:sz w:val="32"/>
                <w:szCs w:val="32"/>
                <w:lang w:bidi="fa-IR"/>
              </w:rPr>
            </w:pPr>
          </w:p>
        </w:tc>
        <w:tc>
          <w:tcPr>
            <w:tcW w:w="663" w:type="dxa"/>
            <w:tcBorders>
              <w:top w:val="single" w:sz="4" w:space="0" w:color="auto"/>
              <w:left w:val="single" w:sz="4" w:space="0" w:color="auto"/>
              <w:bottom w:val="single" w:sz="4" w:space="0" w:color="auto"/>
              <w:right w:val="single" w:sz="4" w:space="0" w:color="auto"/>
            </w:tcBorders>
          </w:tcPr>
          <w:p w14:paraId="6C94BAA3" w14:textId="77777777" w:rsidR="00147F02" w:rsidRPr="00147F02" w:rsidRDefault="00147F02" w:rsidP="00147F02">
            <w:pPr>
              <w:spacing w:after="160" w:line="278" w:lineRule="auto"/>
              <w:jc w:val="right"/>
              <w:rPr>
                <w:ins w:id="4" w:author="amir abedi" w:date="2026-10-07T12:13:00Z"/>
                <w:rFonts w:asciiTheme="minorBidi" w:hAnsiTheme="minorBidi" w:cs="2  Roya"/>
                <w:sz w:val="32"/>
                <w:szCs w:val="32"/>
                <w:lang w:bidi="fa-IR"/>
              </w:rPr>
            </w:pPr>
          </w:p>
        </w:tc>
        <w:tc>
          <w:tcPr>
            <w:tcW w:w="663" w:type="dxa"/>
            <w:tcBorders>
              <w:top w:val="single" w:sz="4" w:space="0" w:color="auto"/>
              <w:left w:val="single" w:sz="4" w:space="0" w:color="auto"/>
              <w:bottom w:val="single" w:sz="4" w:space="0" w:color="auto"/>
              <w:right w:val="single" w:sz="4" w:space="0" w:color="auto"/>
            </w:tcBorders>
          </w:tcPr>
          <w:p w14:paraId="20C8E69E" w14:textId="77777777" w:rsidR="00147F02" w:rsidRPr="00147F02" w:rsidRDefault="00147F02" w:rsidP="00147F02">
            <w:pPr>
              <w:spacing w:after="160" w:line="278" w:lineRule="auto"/>
              <w:jc w:val="right"/>
              <w:rPr>
                <w:ins w:id="5" w:author="amir abedi" w:date="2026-10-07T12:13:00Z"/>
                <w:rFonts w:asciiTheme="minorBidi" w:hAnsiTheme="minorBidi" w:cs="2  Roya"/>
                <w:sz w:val="32"/>
                <w:szCs w:val="32"/>
                <w:lang w:bidi="fa-IR"/>
              </w:rPr>
            </w:pPr>
          </w:p>
        </w:tc>
        <w:tc>
          <w:tcPr>
            <w:tcW w:w="663" w:type="dxa"/>
            <w:tcBorders>
              <w:top w:val="single" w:sz="4" w:space="0" w:color="auto"/>
              <w:left w:val="single" w:sz="4" w:space="0" w:color="auto"/>
              <w:bottom w:val="single" w:sz="4" w:space="0" w:color="auto"/>
              <w:right w:val="single" w:sz="4" w:space="0" w:color="auto"/>
            </w:tcBorders>
          </w:tcPr>
          <w:p w14:paraId="56440859" w14:textId="77777777" w:rsidR="00147F02" w:rsidRPr="00147F02" w:rsidRDefault="00147F02" w:rsidP="00147F02">
            <w:pPr>
              <w:spacing w:after="160" w:line="278" w:lineRule="auto"/>
              <w:jc w:val="right"/>
              <w:rPr>
                <w:ins w:id="6" w:author="amir abedi" w:date="2026-10-07T12:13:00Z"/>
                <w:rFonts w:asciiTheme="minorBidi" w:hAnsiTheme="minorBidi" w:cs="2  Roya"/>
                <w:sz w:val="32"/>
                <w:szCs w:val="32"/>
                <w:lang w:bidi="fa-IR"/>
              </w:rPr>
            </w:pPr>
          </w:p>
        </w:tc>
        <w:tc>
          <w:tcPr>
            <w:tcW w:w="1993" w:type="dxa"/>
            <w:vMerge w:val="restart"/>
            <w:tcBorders>
              <w:top w:val="single" w:sz="4" w:space="0" w:color="auto"/>
              <w:left w:val="single" w:sz="4" w:space="0" w:color="auto"/>
              <w:bottom w:val="single" w:sz="4" w:space="0" w:color="auto"/>
              <w:right w:val="single" w:sz="4" w:space="0" w:color="auto"/>
            </w:tcBorders>
          </w:tcPr>
          <w:p w14:paraId="0B012D14" w14:textId="77777777" w:rsidR="00147F02" w:rsidRPr="00147F02" w:rsidRDefault="00147F02" w:rsidP="00147F02">
            <w:pPr>
              <w:spacing w:after="160" w:line="278" w:lineRule="auto"/>
              <w:jc w:val="right"/>
              <w:rPr>
                <w:ins w:id="7" w:author="amir abedi" w:date="2026-10-07T12:13:00Z"/>
                <w:rFonts w:asciiTheme="minorBidi" w:hAnsiTheme="minorBidi" w:cs="2  Roya"/>
                <w:sz w:val="32"/>
                <w:szCs w:val="32"/>
                <w:lang w:bidi="fa-IR"/>
              </w:rPr>
            </w:pPr>
          </w:p>
        </w:tc>
      </w:tr>
      <w:tr w:rsidR="00147F02" w:rsidRPr="00147F02" w14:paraId="641F1D58" w14:textId="77777777">
        <w:trPr>
          <w:trHeight w:val="282"/>
          <w:ins w:id="8" w:author="amir abedi" w:date="2026-10-07T12:13:00Z"/>
        </w:trPr>
        <w:tc>
          <w:tcPr>
            <w:tcW w:w="663" w:type="dxa"/>
            <w:tcBorders>
              <w:top w:val="single" w:sz="4" w:space="0" w:color="auto"/>
              <w:left w:val="single" w:sz="4" w:space="0" w:color="auto"/>
              <w:bottom w:val="single" w:sz="4" w:space="0" w:color="auto"/>
              <w:right w:val="single" w:sz="4" w:space="0" w:color="auto"/>
            </w:tcBorders>
          </w:tcPr>
          <w:p w14:paraId="5C1A6AEA" w14:textId="77777777" w:rsidR="00147F02" w:rsidRPr="00147F02" w:rsidRDefault="00147F02" w:rsidP="00147F02">
            <w:pPr>
              <w:spacing w:after="160" w:line="278" w:lineRule="auto"/>
              <w:jc w:val="right"/>
              <w:rPr>
                <w:ins w:id="9" w:author="amir abedi" w:date="2026-10-07T12:13:00Z"/>
                <w:rFonts w:asciiTheme="minorBidi" w:hAnsiTheme="minorBidi" w:cs="2  Roya"/>
                <w:sz w:val="32"/>
                <w:szCs w:val="32"/>
                <w:lang w:bidi="fa-IR"/>
              </w:rPr>
            </w:pPr>
          </w:p>
        </w:tc>
        <w:tc>
          <w:tcPr>
            <w:tcW w:w="663" w:type="dxa"/>
            <w:tcBorders>
              <w:top w:val="single" w:sz="4" w:space="0" w:color="auto"/>
              <w:left w:val="single" w:sz="4" w:space="0" w:color="auto"/>
              <w:bottom w:val="single" w:sz="4" w:space="0" w:color="auto"/>
              <w:right w:val="single" w:sz="4" w:space="0" w:color="auto"/>
            </w:tcBorders>
          </w:tcPr>
          <w:p w14:paraId="7C847D07" w14:textId="77777777" w:rsidR="00147F02" w:rsidRPr="00147F02" w:rsidRDefault="00147F02" w:rsidP="00147F02">
            <w:pPr>
              <w:spacing w:after="160" w:line="278" w:lineRule="auto"/>
              <w:jc w:val="right"/>
              <w:rPr>
                <w:ins w:id="10" w:author="amir abedi" w:date="2026-10-07T12:13:00Z"/>
                <w:rFonts w:asciiTheme="minorBidi" w:hAnsiTheme="minorBidi" w:cs="2  Roya"/>
                <w:sz w:val="32"/>
                <w:szCs w:val="32"/>
                <w:lang w:bidi="fa-IR"/>
              </w:rPr>
            </w:pPr>
          </w:p>
        </w:tc>
        <w:tc>
          <w:tcPr>
            <w:tcW w:w="663" w:type="dxa"/>
            <w:tcBorders>
              <w:top w:val="single" w:sz="4" w:space="0" w:color="auto"/>
              <w:left w:val="single" w:sz="4" w:space="0" w:color="auto"/>
              <w:bottom w:val="single" w:sz="4" w:space="0" w:color="auto"/>
              <w:right w:val="single" w:sz="4" w:space="0" w:color="auto"/>
            </w:tcBorders>
          </w:tcPr>
          <w:p w14:paraId="01BD7693" w14:textId="77777777" w:rsidR="00147F02" w:rsidRPr="00147F02" w:rsidRDefault="00147F02" w:rsidP="00147F02">
            <w:pPr>
              <w:spacing w:after="160" w:line="278" w:lineRule="auto"/>
              <w:jc w:val="right"/>
              <w:rPr>
                <w:ins w:id="11" w:author="amir abedi" w:date="2026-10-07T12:13:00Z"/>
                <w:rFonts w:asciiTheme="minorBidi" w:hAnsiTheme="minorBidi" w:cs="2  Roya"/>
                <w:sz w:val="32"/>
                <w:szCs w:val="32"/>
                <w:lang w:bidi="fa-IR"/>
              </w:rPr>
            </w:pPr>
          </w:p>
        </w:tc>
        <w:tc>
          <w:tcPr>
            <w:tcW w:w="663" w:type="dxa"/>
            <w:tcBorders>
              <w:top w:val="single" w:sz="4" w:space="0" w:color="auto"/>
              <w:left w:val="single" w:sz="4" w:space="0" w:color="auto"/>
              <w:bottom w:val="single" w:sz="4" w:space="0" w:color="auto"/>
              <w:right w:val="single" w:sz="4" w:space="0" w:color="auto"/>
            </w:tcBorders>
          </w:tcPr>
          <w:p w14:paraId="5C7A90C9" w14:textId="77777777" w:rsidR="00147F02" w:rsidRPr="00147F02" w:rsidRDefault="00147F02" w:rsidP="00147F02">
            <w:pPr>
              <w:spacing w:after="160" w:line="278" w:lineRule="auto"/>
              <w:jc w:val="right"/>
              <w:rPr>
                <w:ins w:id="12" w:author="amir abedi" w:date="2026-10-07T12:13:00Z"/>
                <w:rFonts w:asciiTheme="minorBidi" w:hAnsiTheme="minorBidi" w:cs="2  Roya"/>
                <w:sz w:val="32"/>
                <w:szCs w:val="32"/>
                <w:lang w:bidi="fa-IR"/>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5114F61" w14:textId="77777777" w:rsidR="00147F02" w:rsidRPr="00147F02" w:rsidRDefault="00147F02" w:rsidP="00147F02">
            <w:pPr>
              <w:spacing w:after="160" w:line="278" w:lineRule="auto"/>
              <w:jc w:val="right"/>
              <w:rPr>
                <w:ins w:id="13" w:author="amir abedi" w:date="2026-10-07T12:13:00Z"/>
                <w:rFonts w:asciiTheme="minorBidi" w:hAnsiTheme="minorBidi" w:cs="2  Roya"/>
                <w:sz w:val="32"/>
                <w:szCs w:val="32"/>
                <w:lang w:bidi="fa-IR"/>
              </w:rPr>
            </w:pPr>
          </w:p>
        </w:tc>
      </w:tr>
      <w:tr w:rsidR="00147F02" w:rsidRPr="00147F02" w14:paraId="400D3F2E" w14:textId="77777777">
        <w:trPr>
          <w:trHeight w:val="291"/>
          <w:ins w:id="14" w:author="amir abedi" w:date="2026-10-07T12:13:00Z"/>
        </w:trPr>
        <w:tc>
          <w:tcPr>
            <w:tcW w:w="663" w:type="dxa"/>
            <w:tcBorders>
              <w:top w:val="single" w:sz="4" w:space="0" w:color="auto"/>
              <w:left w:val="single" w:sz="4" w:space="0" w:color="auto"/>
              <w:bottom w:val="single" w:sz="4" w:space="0" w:color="auto"/>
              <w:right w:val="single" w:sz="4" w:space="0" w:color="auto"/>
            </w:tcBorders>
          </w:tcPr>
          <w:p w14:paraId="18B5A265" w14:textId="77777777" w:rsidR="00147F02" w:rsidRPr="00147F02" w:rsidRDefault="00147F02" w:rsidP="00147F02">
            <w:pPr>
              <w:spacing w:after="160" w:line="278" w:lineRule="auto"/>
              <w:jc w:val="right"/>
              <w:rPr>
                <w:ins w:id="15" w:author="amir abedi" w:date="2026-10-07T12:13:00Z"/>
                <w:rFonts w:asciiTheme="minorBidi" w:hAnsiTheme="minorBidi" w:cs="2  Roya"/>
                <w:sz w:val="32"/>
                <w:szCs w:val="32"/>
                <w:lang w:bidi="fa-IR"/>
              </w:rPr>
            </w:pPr>
          </w:p>
        </w:tc>
        <w:tc>
          <w:tcPr>
            <w:tcW w:w="663" w:type="dxa"/>
            <w:tcBorders>
              <w:top w:val="single" w:sz="4" w:space="0" w:color="auto"/>
              <w:left w:val="single" w:sz="4" w:space="0" w:color="auto"/>
              <w:bottom w:val="single" w:sz="4" w:space="0" w:color="auto"/>
              <w:right w:val="single" w:sz="4" w:space="0" w:color="auto"/>
            </w:tcBorders>
          </w:tcPr>
          <w:p w14:paraId="0B23C5FA" w14:textId="77777777" w:rsidR="00147F02" w:rsidRPr="00147F02" w:rsidRDefault="00147F02" w:rsidP="00147F02">
            <w:pPr>
              <w:spacing w:after="160" w:line="278" w:lineRule="auto"/>
              <w:jc w:val="right"/>
              <w:rPr>
                <w:ins w:id="16" w:author="amir abedi" w:date="2026-10-07T12:13:00Z"/>
                <w:rFonts w:asciiTheme="minorBidi" w:hAnsiTheme="minorBidi" w:cs="2  Roya"/>
                <w:sz w:val="32"/>
                <w:szCs w:val="32"/>
                <w:lang w:bidi="fa-IR"/>
              </w:rPr>
            </w:pPr>
          </w:p>
        </w:tc>
        <w:tc>
          <w:tcPr>
            <w:tcW w:w="663" w:type="dxa"/>
            <w:tcBorders>
              <w:top w:val="single" w:sz="4" w:space="0" w:color="auto"/>
              <w:left w:val="single" w:sz="4" w:space="0" w:color="auto"/>
              <w:bottom w:val="single" w:sz="4" w:space="0" w:color="auto"/>
              <w:right w:val="single" w:sz="4" w:space="0" w:color="auto"/>
            </w:tcBorders>
          </w:tcPr>
          <w:p w14:paraId="766EADA8" w14:textId="77777777" w:rsidR="00147F02" w:rsidRPr="00147F02" w:rsidRDefault="00147F02" w:rsidP="00147F02">
            <w:pPr>
              <w:spacing w:after="160" w:line="278" w:lineRule="auto"/>
              <w:jc w:val="right"/>
              <w:rPr>
                <w:ins w:id="17" w:author="amir abedi" w:date="2026-10-07T12:13:00Z"/>
                <w:rFonts w:asciiTheme="minorBidi" w:hAnsiTheme="minorBidi" w:cs="2  Roya"/>
                <w:sz w:val="32"/>
                <w:szCs w:val="32"/>
                <w:lang w:bidi="fa-IR"/>
              </w:rPr>
            </w:pPr>
          </w:p>
        </w:tc>
        <w:tc>
          <w:tcPr>
            <w:tcW w:w="663" w:type="dxa"/>
            <w:tcBorders>
              <w:top w:val="single" w:sz="4" w:space="0" w:color="auto"/>
              <w:left w:val="single" w:sz="4" w:space="0" w:color="auto"/>
              <w:bottom w:val="single" w:sz="4" w:space="0" w:color="auto"/>
              <w:right w:val="single" w:sz="4" w:space="0" w:color="auto"/>
            </w:tcBorders>
          </w:tcPr>
          <w:p w14:paraId="0F08FBD2" w14:textId="77777777" w:rsidR="00147F02" w:rsidRPr="00147F02" w:rsidRDefault="00147F02" w:rsidP="00147F02">
            <w:pPr>
              <w:spacing w:after="160" w:line="278" w:lineRule="auto"/>
              <w:jc w:val="right"/>
              <w:rPr>
                <w:ins w:id="18" w:author="amir abedi" w:date="2026-10-07T12:13:00Z"/>
                <w:rFonts w:asciiTheme="minorBidi" w:hAnsiTheme="minorBidi" w:cs="2  Roya"/>
                <w:sz w:val="32"/>
                <w:szCs w:val="32"/>
                <w:lang w:bidi="fa-IR"/>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6B16F71" w14:textId="77777777" w:rsidR="00147F02" w:rsidRPr="00147F02" w:rsidRDefault="00147F02" w:rsidP="00147F02">
            <w:pPr>
              <w:spacing w:after="160" w:line="278" w:lineRule="auto"/>
              <w:jc w:val="right"/>
              <w:rPr>
                <w:ins w:id="19" w:author="amir abedi" w:date="2026-10-07T12:13:00Z"/>
                <w:rFonts w:asciiTheme="minorBidi" w:hAnsiTheme="minorBidi" w:cs="2  Roya"/>
                <w:sz w:val="32"/>
                <w:szCs w:val="32"/>
                <w:lang w:bidi="fa-IR"/>
              </w:rPr>
            </w:pPr>
          </w:p>
        </w:tc>
      </w:tr>
      <w:tr w:rsidR="00147F02" w:rsidRPr="00147F02" w14:paraId="22ABF427" w14:textId="77777777">
        <w:trPr>
          <w:trHeight w:val="282"/>
          <w:ins w:id="20" w:author="amir abedi" w:date="2026-10-07T12:13:00Z"/>
        </w:trPr>
        <w:tc>
          <w:tcPr>
            <w:tcW w:w="663" w:type="dxa"/>
            <w:tcBorders>
              <w:top w:val="single" w:sz="4" w:space="0" w:color="auto"/>
              <w:left w:val="single" w:sz="4" w:space="0" w:color="auto"/>
              <w:bottom w:val="single" w:sz="4" w:space="0" w:color="auto"/>
              <w:right w:val="single" w:sz="4" w:space="0" w:color="auto"/>
            </w:tcBorders>
          </w:tcPr>
          <w:p w14:paraId="573DAE96" w14:textId="77777777" w:rsidR="00147F02" w:rsidRPr="00147F02" w:rsidRDefault="00147F02" w:rsidP="00147F02">
            <w:pPr>
              <w:spacing w:after="160" w:line="278" w:lineRule="auto"/>
              <w:jc w:val="right"/>
              <w:rPr>
                <w:ins w:id="21" w:author="amir abedi" w:date="2026-10-07T12:13:00Z"/>
                <w:rFonts w:asciiTheme="minorBidi" w:hAnsiTheme="minorBidi" w:cs="2  Roya"/>
                <w:sz w:val="32"/>
                <w:szCs w:val="32"/>
                <w:lang w:bidi="fa-IR"/>
              </w:rPr>
            </w:pPr>
          </w:p>
        </w:tc>
        <w:tc>
          <w:tcPr>
            <w:tcW w:w="663" w:type="dxa"/>
            <w:tcBorders>
              <w:top w:val="single" w:sz="4" w:space="0" w:color="auto"/>
              <w:left w:val="single" w:sz="4" w:space="0" w:color="auto"/>
              <w:bottom w:val="single" w:sz="4" w:space="0" w:color="auto"/>
              <w:right w:val="single" w:sz="4" w:space="0" w:color="auto"/>
            </w:tcBorders>
          </w:tcPr>
          <w:p w14:paraId="745F9964" w14:textId="77777777" w:rsidR="00147F02" w:rsidRPr="00147F02" w:rsidRDefault="00147F02" w:rsidP="00147F02">
            <w:pPr>
              <w:spacing w:after="160" w:line="278" w:lineRule="auto"/>
              <w:jc w:val="right"/>
              <w:rPr>
                <w:ins w:id="22" w:author="amir abedi" w:date="2026-10-07T12:13:00Z"/>
                <w:rFonts w:asciiTheme="minorBidi" w:hAnsiTheme="minorBidi" w:cs="2  Roya"/>
                <w:sz w:val="32"/>
                <w:szCs w:val="32"/>
                <w:lang w:bidi="fa-IR"/>
              </w:rPr>
            </w:pPr>
          </w:p>
        </w:tc>
        <w:tc>
          <w:tcPr>
            <w:tcW w:w="663" w:type="dxa"/>
            <w:tcBorders>
              <w:top w:val="single" w:sz="4" w:space="0" w:color="auto"/>
              <w:left w:val="single" w:sz="4" w:space="0" w:color="auto"/>
              <w:bottom w:val="single" w:sz="4" w:space="0" w:color="auto"/>
              <w:right w:val="single" w:sz="4" w:space="0" w:color="auto"/>
            </w:tcBorders>
          </w:tcPr>
          <w:p w14:paraId="128C768F" w14:textId="77777777" w:rsidR="00147F02" w:rsidRPr="00147F02" w:rsidRDefault="00147F02" w:rsidP="00147F02">
            <w:pPr>
              <w:spacing w:after="160" w:line="278" w:lineRule="auto"/>
              <w:jc w:val="right"/>
              <w:rPr>
                <w:ins w:id="23" w:author="amir abedi" w:date="2026-10-07T12:13:00Z"/>
                <w:rFonts w:asciiTheme="minorBidi" w:hAnsiTheme="minorBidi" w:cs="2  Roya"/>
                <w:sz w:val="32"/>
                <w:szCs w:val="32"/>
                <w:lang w:bidi="fa-IR"/>
              </w:rPr>
            </w:pPr>
          </w:p>
        </w:tc>
        <w:tc>
          <w:tcPr>
            <w:tcW w:w="663" w:type="dxa"/>
            <w:tcBorders>
              <w:top w:val="single" w:sz="4" w:space="0" w:color="auto"/>
              <w:left w:val="single" w:sz="4" w:space="0" w:color="auto"/>
              <w:bottom w:val="single" w:sz="4" w:space="0" w:color="auto"/>
              <w:right w:val="single" w:sz="4" w:space="0" w:color="auto"/>
            </w:tcBorders>
          </w:tcPr>
          <w:p w14:paraId="31AD0EB6" w14:textId="77777777" w:rsidR="00147F02" w:rsidRPr="00147F02" w:rsidRDefault="00147F02" w:rsidP="00147F02">
            <w:pPr>
              <w:spacing w:after="160" w:line="278" w:lineRule="auto"/>
              <w:jc w:val="right"/>
              <w:rPr>
                <w:ins w:id="24" w:author="amir abedi" w:date="2026-10-07T12:13:00Z"/>
                <w:rFonts w:asciiTheme="minorBidi" w:hAnsiTheme="minorBidi" w:cs="2  Roya"/>
                <w:sz w:val="32"/>
                <w:szCs w:val="32"/>
                <w:lang w:bidi="fa-IR"/>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71A2FE3" w14:textId="77777777" w:rsidR="00147F02" w:rsidRPr="00147F02" w:rsidRDefault="00147F02" w:rsidP="00147F02">
            <w:pPr>
              <w:spacing w:after="160" w:line="278" w:lineRule="auto"/>
              <w:jc w:val="right"/>
              <w:rPr>
                <w:ins w:id="25" w:author="amir abedi" w:date="2026-10-07T12:13:00Z"/>
                <w:rFonts w:asciiTheme="minorBidi" w:hAnsiTheme="minorBidi" w:cs="2  Roya"/>
                <w:sz w:val="32"/>
                <w:szCs w:val="32"/>
                <w:lang w:bidi="fa-IR"/>
              </w:rPr>
            </w:pPr>
          </w:p>
        </w:tc>
      </w:tr>
      <w:tr w:rsidR="00147F02" w:rsidRPr="00147F02" w14:paraId="69D45283" w14:textId="77777777">
        <w:trPr>
          <w:trHeight w:val="282"/>
          <w:ins w:id="26" w:author="amir abedi" w:date="2026-10-07T12:13:00Z"/>
        </w:trPr>
        <w:tc>
          <w:tcPr>
            <w:tcW w:w="663" w:type="dxa"/>
            <w:tcBorders>
              <w:top w:val="single" w:sz="4" w:space="0" w:color="auto"/>
              <w:left w:val="single" w:sz="4" w:space="0" w:color="auto"/>
              <w:bottom w:val="single" w:sz="4" w:space="0" w:color="auto"/>
              <w:right w:val="single" w:sz="4" w:space="0" w:color="auto"/>
            </w:tcBorders>
          </w:tcPr>
          <w:p w14:paraId="39C24A18" w14:textId="77777777" w:rsidR="00147F02" w:rsidRPr="00147F02" w:rsidRDefault="00147F02" w:rsidP="00147F02">
            <w:pPr>
              <w:spacing w:after="160" w:line="278" w:lineRule="auto"/>
              <w:jc w:val="right"/>
              <w:rPr>
                <w:ins w:id="27" w:author="amir abedi" w:date="2026-10-07T12:13:00Z"/>
                <w:rFonts w:asciiTheme="minorBidi" w:hAnsiTheme="minorBidi" w:cs="2  Roya"/>
                <w:sz w:val="32"/>
                <w:szCs w:val="32"/>
                <w:lang w:bidi="fa-IR"/>
              </w:rPr>
            </w:pPr>
          </w:p>
        </w:tc>
        <w:tc>
          <w:tcPr>
            <w:tcW w:w="663" w:type="dxa"/>
            <w:tcBorders>
              <w:top w:val="single" w:sz="4" w:space="0" w:color="auto"/>
              <w:left w:val="single" w:sz="4" w:space="0" w:color="auto"/>
              <w:bottom w:val="single" w:sz="4" w:space="0" w:color="auto"/>
              <w:right w:val="single" w:sz="4" w:space="0" w:color="auto"/>
            </w:tcBorders>
          </w:tcPr>
          <w:p w14:paraId="6DA150F5" w14:textId="77777777" w:rsidR="00147F02" w:rsidRPr="00147F02" w:rsidRDefault="00147F02" w:rsidP="00147F02">
            <w:pPr>
              <w:spacing w:after="160" w:line="278" w:lineRule="auto"/>
              <w:jc w:val="right"/>
              <w:rPr>
                <w:ins w:id="28" w:author="amir abedi" w:date="2026-10-07T12:13:00Z"/>
                <w:rFonts w:asciiTheme="minorBidi" w:hAnsiTheme="minorBidi" w:cs="2  Roya"/>
                <w:sz w:val="32"/>
                <w:szCs w:val="32"/>
                <w:lang w:bidi="fa-IR"/>
              </w:rPr>
            </w:pPr>
          </w:p>
        </w:tc>
        <w:tc>
          <w:tcPr>
            <w:tcW w:w="663" w:type="dxa"/>
            <w:tcBorders>
              <w:top w:val="single" w:sz="4" w:space="0" w:color="auto"/>
              <w:left w:val="single" w:sz="4" w:space="0" w:color="auto"/>
              <w:bottom w:val="single" w:sz="4" w:space="0" w:color="auto"/>
              <w:right w:val="single" w:sz="4" w:space="0" w:color="auto"/>
            </w:tcBorders>
          </w:tcPr>
          <w:p w14:paraId="60ABC9D4" w14:textId="77777777" w:rsidR="00147F02" w:rsidRPr="00147F02" w:rsidRDefault="00147F02" w:rsidP="00147F02">
            <w:pPr>
              <w:spacing w:after="160" w:line="278" w:lineRule="auto"/>
              <w:jc w:val="right"/>
              <w:rPr>
                <w:ins w:id="29" w:author="amir abedi" w:date="2026-10-07T12:13:00Z"/>
                <w:rFonts w:asciiTheme="minorBidi" w:hAnsiTheme="minorBidi" w:cs="2  Roya"/>
                <w:sz w:val="32"/>
                <w:szCs w:val="32"/>
                <w:lang w:bidi="fa-IR"/>
              </w:rPr>
            </w:pPr>
          </w:p>
        </w:tc>
        <w:tc>
          <w:tcPr>
            <w:tcW w:w="663" w:type="dxa"/>
            <w:tcBorders>
              <w:top w:val="single" w:sz="4" w:space="0" w:color="auto"/>
              <w:left w:val="single" w:sz="4" w:space="0" w:color="auto"/>
              <w:bottom w:val="single" w:sz="4" w:space="0" w:color="auto"/>
              <w:right w:val="single" w:sz="4" w:space="0" w:color="auto"/>
            </w:tcBorders>
          </w:tcPr>
          <w:p w14:paraId="396AA98D" w14:textId="77777777" w:rsidR="00147F02" w:rsidRPr="00147F02" w:rsidRDefault="00147F02" w:rsidP="00147F02">
            <w:pPr>
              <w:spacing w:after="160" w:line="278" w:lineRule="auto"/>
              <w:jc w:val="right"/>
              <w:rPr>
                <w:ins w:id="30" w:author="amir abedi" w:date="2026-10-07T12:13:00Z"/>
                <w:rFonts w:asciiTheme="minorBidi" w:hAnsiTheme="minorBidi" w:cs="2  Roya"/>
                <w:sz w:val="32"/>
                <w:szCs w:val="32"/>
                <w:lang w:bidi="fa-IR"/>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BF75067" w14:textId="77777777" w:rsidR="00147F02" w:rsidRPr="00147F02" w:rsidRDefault="00147F02" w:rsidP="00147F02">
            <w:pPr>
              <w:spacing w:after="160" w:line="278" w:lineRule="auto"/>
              <w:jc w:val="right"/>
              <w:rPr>
                <w:ins w:id="31" w:author="amir abedi" w:date="2026-10-07T12:13:00Z"/>
                <w:rFonts w:asciiTheme="minorBidi" w:hAnsiTheme="minorBidi" w:cs="2  Roya"/>
                <w:sz w:val="32"/>
                <w:szCs w:val="32"/>
                <w:lang w:bidi="fa-IR"/>
              </w:rPr>
            </w:pPr>
          </w:p>
        </w:tc>
      </w:tr>
      <w:tr w:rsidR="00147F02" w:rsidRPr="00147F02" w14:paraId="3C13D1CA" w14:textId="77777777">
        <w:trPr>
          <w:trHeight w:val="282"/>
          <w:ins w:id="32" w:author="amir abedi" w:date="2026-10-07T12:13:00Z"/>
        </w:trPr>
        <w:tc>
          <w:tcPr>
            <w:tcW w:w="663" w:type="dxa"/>
            <w:tcBorders>
              <w:top w:val="single" w:sz="4" w:space="0" w:color="auto"/>
              <w:left w:val="single" w:sz="4" w:space="0" w:color="auto"/>
              <w:bottom w:val="single" w:sz="4" w:space="0" w:color="auto"/>
              <w:right w:val="single" w:sz="4" w:space="0" w:color="auto"/>
            </w:tcBorders>
          </w:tcPr>
          <w:p w14:paraId="116E564A" w14:textId="77777777" w:rsidR="00147F02" w:rsidRPr="00147F02" w:rsidRDefault="00147F02" w:rsidP="00147F02">
            <w:pPr>
              <w:spacing w:after="160" w:line="278" w:lineRule="auto"/>
              <w:jc w:val="right"/>
              <w:rPr>
                <w:ins w:id="33" w:author="amir abedi" w:date="2026-10-07T12:13:00Z"/>
                <w:rFonts w:asciiTheme="minorBidi" w:hAnsiTheme="minorBidi" w:cs="2  Roya"/>
                <w:sz w:val="32"/>
                <w:szCs w:val="32"/>
                <w:lang w:bidi="fa-IR"/>
              </w:rPr>
            </w:pPr>
          </w:p>
        </w:tc>
        <w:tc>
          <w:tcPr>
            <w:tcW w:w="663" w:type="dxa"/>
            <w:tcBorders>
              <w:top w:val="single" w:sz="4" w:space="0" w:color="auto"/>
              <w:left w:val="single" w:sz="4" w:space="0" w:color="auto"/>
              <w:bottom w:val="single" w:sz="4" w:space="0" w:color="auto"/>
              <w:right w:val="single" w:sz="4" w:space="0" w:color="auto"/>
            </w:tcBorders>
          </w:tcPr>
          <w:p w14:paraId="50F12189" w14:textId="77777777" w:rsidR="00147F02" w:rsidRPr="00147F02" w:rsidRDefault="00147F02" w:rsidP="00147F02">
            <w:pPr>
              <w:spacing w:after="160" w:line="278" w:lineRule="auto"/>
              <w:jc w:val="right"/>
              <w:rPr>
                <w:ins w:id="34" w:author="amir abedi" w:date="2026-10-07T12:13:00Z"/>
                <w:rFonts w:asciiTheme="minorBidi" w:hAnsiTheme="minorBidi" w:cs="2  Roya"/>
                <w:sz w:val="32"/>
                <w:szCs w:val="32"/>
                <w:lang w:bidi="fa-IR"/>
              </w:rPr>
            </w:pPr>
          </w:p>
        </w:tc>
        <w:tc>
          <w:tcPr>
            <w:tcW w:w="663" w:type="dxa"/>
            <w:tcBorders>
              <w:top w:val="single" w:sz="4" w:space="0" w:color="auto"/>
              <w:left w:val="single" w:sz="4" w:space="0" w:color="auto"/>
              <w:bottom w:val="single" w:sz="4" w:space="0" w:color="auto"/>
              <w:right w:val="single" w:sz="4" w:space="0" w:color="auto"/>
            </w:tcBorders>
          </w:tcPr>
          <w:p w14:paraId="4DA057A4" w14:textId="77777777" w:rsidR="00147F02" w:rsidRPr="00147F02" w:rsidRDefault="00147F02" w:rsidP="00147F02">
            <w:pPr>
              <w:spacing w:after="160" w:line="278" w:lineRule="auto"/>
              <w:jc w:val="right"/>
              <w:rPr>
                <w:ins w:id="35" w:author="amir abedi" w:date="2026-10-07T12:13:00Z"/>
                <w:rFonts w:asciiTheme="minorBidi" w:hAnsiTheme="minorBidi" w:cs="2  Roya"/>
                <w:sz w:val="32"/>
                <w:szCs w:val="32"/>
                <w:lang w:bidi="fa-IR"/>
              </w:rPr>
            </w:pPr>
          </w:p>
        </w:tc>
        <w:tc>
          <w:tcPr>
            <w:tcW w:w="663" w:type="dxa"/>
            <w:tcBorders>
              <w:top w:val="single" w:sz="4" w:space="0" w:color="auto"/>
              <w:left w:val="single" w:sz="4" w:space="0" w:color="auto"/>
              <w:bottom w:val="single" w:sz="4" w:space="0" w:color="auto"/>
              <w:right w:val="single" w:sz="4" w:space="0" w:color="auto"/>
            </w:tcBorders>
          </w:tcPr>
          <w:p w14:paraId="1B4F0460" w14:textId="77777777" w:rsidR="00147F02" w:rsidRPr="00147F02" w:rsidRDefault="00147F02" w:rsidP="00147F02">
            <w:pPr>
              <w:spacing w:after="160" w:line="278" w:lineRule="auto"/>
              <w:jc w:val="right"/>
              <w:rPr>
                <w:ins w:id="36" w:author="amir abedi" w:date="2026-10-07T12:13:00Z"/>
                <w:rFonts w:asciiTheme="minorBidi" w:hAnsiTheme="minorBidi" w:cs="2  Roya"/>
                <w:sz w:val="32"/>
                <w:szCs w:val="32"/>
                <w:lang w:bidi="fa-IR"/>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1678987" w14:textId="77777777" w:rsidR="00147F02" w:rsidRPr="00147F02" w:rsidRDefault="00147F02" w:rsidP="00147F02">
            <w:pPr>
              <w:spacing w:after="160" w:line="278" w:lineRule="auto"/>
              <w:jc w:val="right"/>
              <w:rPr>
                <w:ins w:id="37" w:author="amir abedi" w:date="2026-10-07T12:13:00Z"/>
                <w:rFonts w:asciiTheme="minorBidi" w:hAnsiTheme="minorBidi" w:cs="2  Roya"/>
                <w:sz w:val="32"/>
                <w:szCs w:val="32"/>
                <w:lang w:bidi="fa-IR"/>
              </w:rPr>
            </w:pPr>
          </w:p>
        </w:tc>
      </w:tr>
    </w:tbl>
    <w:p w14:paraId="49291F60" w14:textId="2FAA048B" w:rsidR="004B38DA" w:rsidRPr="004B38DA" w:rsidRDefault="004B38DA" w:rsidP="004B38DA">
      <w:pPr>
        <w:jc w:val="right"/>
        <w:rPr>
          <w:rFonts w:asciiTheme="minorBidi" w:hAnsiTheme="minorBidi" w:cs="2  Roya"/>
          <w:sz w:val="32"/>
          <w:szCs w:val="32"/>
          <w:rtl/>
          <w:lang w:bidi="fa-IR"/>
        </w:rPr>
      </w:pPr>
      <w:del w:id="38" w:author="amir abedi" w:date="2026-10-07T12:21:00Z" w16du:dateUtc="2026-10-07T08:51:00Z">
        <w:r w:rsidRPr="004B38DA" w:rsidDel="003448F4">
          <w:rPr>
            <w:rFonts w:asciiTheme="minorBidi" w:hAnsiTheme="minorBidi" w:cs="2  Roya"/>
            <w:sz w:val="32"/>
            <w:szCs w:val="32"/>
            <w:rtl/>
            <w:lang w:bidi="fa-IR"/>
          </w:rPr>
          <w:delText>.</w:delText>
        </w:r>
      </w:del>
    </w:p>
    <w:p w14:paraId="128235C9" w14:textId="5E3FBAF4" w:rsidR="0070795F" w:rsidRDefault="0070795F" w:rsidP="00212E25">
      <w:pPr>
        <w:jc w:val="center"/>
        <w:rPr>
          <w:rFonts w:asciiTheme="minorBidi" w:hAnsiTheme="minorBidi" w:cs="2  Roya"/>
        </w:rPr>
      </w:pPr>
    </w:p>
    <w:p w14:paraId="469ACA0D" w14:textId="77777777" w:rsidR="00AD0325" w:rsidRDefault="00AD0325" w:rsidP="00212E25">
      <w:pPr>
        <w:jc w:val="center"/>
        <w:rPr>
          <w:rFonts w:asciiTheme="minorBidi" w:hAnsiTheme="minorBidi" w:cs="2  Roya"/>
        </w:rPr>
      </w:pPr>
    </w:p>
    <w:p w14:paraId="0DD4233B" w14:textId="77777777" w:rsidR="00AD0325" w:rsidRDefault="00AD0325" w:rsidP="00212E25">
      <w:pPr>
        <w:jc w:val="center"/>
        <w:rPr>
          <w:rFonts w:asciiTheme="minorBidi" w:hAnsiTheme="minorBidi" w:cs="2  Roya"/>
        </w:rPr>
      </w:pPr>
    </w:p>
    <w:p w14:paraId="3AEB190F" w14:textId="77777777" w:rsidR="00AD0325" w:rsidRDefault="00AD0325" w:rsidP="00212E25">
      <w:pPr>
        <w:jc w:val="center"/>
        <w:rPr>
          <w:rFonts w:asciiTheme="minorBidi" w:hAnsiTheme="minorBidi" w:cs="2  Roya"/>
        </w:rPr>
      </w:pPr>
    </w:p>
    <w:p w14:paraId="27082D8F" w14:textId="77777777" w:rsidR="00AD0325" w:rsidRDefault="00AD0325" w:rsidP="00212E25">
      <w:pPr>
        <w:jc w:val="center"/>
        <w:rPr>
          <w:rFonts w:asciiTheme="minorBidi" w:hAnsiTheme="minorBidi" w:cs="2  Roya"/>
        </w:rPr>
      </w:pPr>
    </w:p>
    <w:p w14:paraId="4BA29B86" w14:textId="77777777" w:rsidR="00AD0325" w:rsidRDefault="00AD0325" w:rsidP="00212E25">
      <w:pPr>
        <w:jc w:val="center"/>
        <w:rPr>
          <w:rFonts w:asciiTheme="minorBidi" w:hAnsiTheme="minorBidi" w:cs="2  Roya"/>
        </w:rPr>
      </w:pPr>
    </w:p>
    <w:p w14:paraId="6F23D65D" w14:textId="77777777" w:rsidR="00AD0325" w:rsidRDefault="00AD0325" w:rsidP="00212E25">
      <w:pPr>
        <w:jc w:val="center"/>
        <w:rPr>
          <w:rFonts w:asciiTheme="minorBidi" w:hAnsiTheme="minorBidi" w:cs="2  Roya"/>
        </w:rPr>
      </w:pPr>
    </w:p>
    <w:p w14:paraId="52D37478" w14:textId="77777777" w:rsidR="00AD0325" w:rsidRDefault="00AD0325" w:rsidP="00212E25">
      <w:pPr>
        <w:jc w:val="center"/>
        <w:rPr>
          <w:rFonts w:asciiTheme="minorBidi" w:hAnsiTheme="minorBidi" w:cs="2  Roya"/>
        </w:rPr>
      </w:pPr>
    </w:p>
    <w:p w14:paraId="3D05A18D" w14:textId="77777777" w:rsidR="00AD0325" w:rsidRDefault="00AD0325" w:rsidP="00212E25">
      <w:pPr>
        <w:jc w:val="center"/>
        <w:rPr>
          <w:rFonts w:asciiTheme="minorBidi" w:hAnsiTheme="minorBidi" w:cs="2  Roya"/>
        </w:rPr>
      </w:pPr>
    </w:p>
    <w:p w14:paraId="333C609D" w14:textId="77777777" w:rsidR="00AD0325" w:rsidRDefault="00AD0325" w:rsidP="00212E25">
      <w:pPr>
        <w:jc w:val="center"/>
        <w:rPr>
          <w:rFonts w:asciiTheme="minorBidi" w:hAnsiTheme="minorBidi" w:cs="2  Roya"/>
        </w:rPr>
      </w:pPr>
    </w:p>
    <w:p w14:paraId="48D31B3B" w14:textId="77777777" w:rsidR="00AD0325" w:rsidRDefault="00AD0325" w:rsidP="00212E25">
      <w:pPr>
        <w:jc w:val="center"/>
        <w:rPr>
          <w:rFonts w:asciiTheme="minorBidi" w:hAnsiTheme="minorBidi" w:cs="2  Roya"/>
        </w:rPr>
      </w:pPr>
    </w:p>
    <w:p w14:paraId="585DEA0F" w14:textId="77777777" w:rsidR="00AD0325" w:rsidRDefault="00AD0325" w:rsidP="00212E25">
      <w:pPr>
        <w:jc w:val="center"/>
        <w:rPr>
          <w:rFonts w:asciiTheme="minorBidi" w:hAnsiTheme="minorBidi" w:cs="2  Roya"/>
        </w:rPr>
      </w:pPr>
    </w:p>
    <w:p w14:paraId="79A0A4DF" w14:textId="77777777" w:rsidR="00AD0325" w:rsidRDefault="00AD0325" w:rsidP="00212E25">
      <w:pPr>
        <w:jc w:val="center"/>
        <w:rPr>
          <w:rFonts w:asciiTheme="minorBidi" w:hAnsiTheme="minorBidi" w:cs="2  Roya"/>
        </w:rPr>
      </w:pPr>
    </w:p>
    <w:p w14:paraId="53564F4F" w14:textId="77777777" w:rsidR="00AD0325" w:rsidRDefault="00AD0325" w:rsidP="00212E25">
      <w:pPr>
        <w:jc w:val="center"/>
        <w:rPr>
          <w:rFonts w:asciiTheme="minorBidi" w:hAnsiTheme="minorBidi" w:cs="2  Roya"/>
        </w:rPr>
      </w:pPr>
    </w:p>
    <w:p w14:paraId="37E878EE" w14:textId="77777777" w:rsidR="00AD0325" w:rsidRDefault="00AD0325" w:rsidP="00212E25">
      <w:pPr>
        <w:jc w:val="center"/>
        <w:rPr>
          <w:rFonts w:asciiTheme="minorBidi" w:hAnsiTheme="minorBidi" w:cs="2  Roya"/>
        </w:rPr>
      </w:pPr>
    </w:p>
    <w:p w14:paraId="3E6E5C23" w14:textId="77777777" w:rsidR="00AD0325" w:rsidRDefault="00AD0325" w:rsidP="00212E25">
      <w:pPr>
        <w:jc w:val="center"/>
        <w:rPr>
          <w:rFonts w:asciiTheme="minorBidi" w:hAnsiTheme="minorBidi" w:cs="2  Roya"/>
        </w:rPr>
      </w:pPr>
    </w:p>
    <w:p w14:paraId="3F8FB305" w14:textId="77777777" w:rsidR="00AD0325" w:rsidRDefault="00AD0325" w:rsidP="00212E25">
      <w:pPr>
        <w:jc w:val="center"/>
        <w:rPr>
          <w:rFonts w:asciiTheme="minorBidi" w:hAnsiTheme="minorBidi" w:cs="2  Roya"/>
        </w:rPr>
      </w:pPr>
    </w:p>
    <w:p w14:paraId="01D2472B" w14:textId="77777777" w:rsidR="00AD0325" w:rsidRDefault="00AD0325" w:rsidP="00212E25">
      <w:pPr>
        <w:jc w:val="center"/>
        <w:rPr>
          <w:rFonts w:asciiTheme="minorBidi" w:hAnsiTheme="minorBidi" w:cs="2  Roya"/>
        </w:rPr>
      </w:pPr>
    </w:p>
    <w:p w14:paraId="708BA3C9" w14:textId="77777777" w:rsidR="00AD0325" w:rsidRDefault="00AD0325" w:rsidP="00212E25">
      <w:pPr>
        <w:jc w:val="center"/>
        <w:rPr>
          <w:rFonts w:asciiTheme="minorBidi" w:hAnsiTheme="minorBidi" w:cs="2  Roya"/>
        </w:rPr>
      </w:pPr>
    </w:p>
    <w:p w14:paraId="6F9BF9C0" w14:textId="77777777" w:rsidR="00AD0325" w:rsidRDefault="00AD0325" w:rsidP="00212E25">
      <w:pPr>
        <w:jc w:val="center"/>
        <w:rPr>
          <w:rFonts w:asciiTheme="minorBidi" w:hAnsiTheme="minorBidi" w:cs="2  Roya"/>
        </w:rPr>
      </w:pPr>
    </w:p>
    <w:p w14:paraId="44CBC299" w14:textId="77777777" w:rsidR="00AD0325" w:rsidRDefault="00AD0325" w:rsidP="00AD0325">
      <w:pPr>
        <w:jc w:val="right"/>
        <w:rPr>
          <w:rFonts w:asciiTheme="minorBidi" w:hAnsiTheme="minorBidi" w:cs="2  Roya"/>
        </w:rPr>
      </w:pPr>
    </w:p>
    <w:p w14:paraId="604C9678" w14:textId="77777777" w:rsidR="004A08CA" w:rsidRDefault="004A08CA" w:rsidP="00F72C79">
      <w:pPr>
        <w:rPr>
          <w:rFonts w:asciiTheme="minorBidi" w:hAnsiTheme="minorBidi" w:cs="2  Roya"/>
        </w:rPr>
        <w:sectPr w:rsidR="004A08CA" w:rsidSect="00FB5DAB">
          <w:headerReference w:type="even" r:id="rId6"/>
          <w:headerReference w:type="default" r:id="rId7"/>
          <w:footerReference w:type="default" r:id="rId8"/>
          <w:headerReference w:type="first" r:id="rId9"/>
          <w:pgSz w:w="12240" w:h="15840"/>
          <w:pgMar w:top="1440" w:right="1440" w:bottom="1440" w:left="1440" w:header="720" w:footer="720" w:gutter="0"/>
          <w:cols w:space="720"/>
          <w:docGrid w:linePitch="360"/>
        </w:sectPr>
      </w:pPr>
    </w:p>
    <w:p w14:paraId="36CE0C89" w14:textId="77777777" w:rsidR="00F72C79" w:rsidRPr="00F72C79" w:rsidRDefault="00F72C79" w:rsidP="00F72C79">
      <w:pPr>
        <w:rPr>
          <w:rFonts w:asciiTheme="minorBidi" w:hAnsiTheme="minorBidi" w:cs="2  Roya"/>
        </w:rPr>
      </w:pPr>
    </w:p>
    <w:p w14:paraId="5EF82C1A" w14:textId="77777777" w:rsidR="001F69D8" w:rsidRDefault="001F69D8" w:rsidP="00F72C79">
      <w:pPr>
        <w:jc w:val="right"/>
        <w:rPr>
          <w:rFonts w:asciiTheme="minorBidi" w:hAnsiTheme="minorBidi" w:cs="2  Roya"/>
          <w:b/>
          <w:bCs/>
          <w:sz w:val="40"/>
          <w:szCs w:val="40"/>
          <w:rtl/>
        </w:rPr>
        <w:sectPr w:rsidR="001F69D8" w:rsidSect="001F69D8">
          <w:type w:val="continuous"/>
          <w:pgSz w:w="12240" w:h="15840"/>
          <w:pgMar w:top="1440" w:right="1440" w:bottom="1440" w:left="1440" w:header="720" w:footer="720" w:gutter="0"/>
          <w:cols w:space="720"/>
          <w:bidi/>
          <w:docGrid w:linePitch="360"/>
        </w:sectPr>
      </w:pPr>
    </w:p>
    <w:p w14:paraId="5A8E759D" w14:textId="77777777" w:rsidR="00F72C79" w:rsidRPr="00E1449C" w:rsidRDefault="00F72C79" w:rsidP="000B3556">
      <w:pPr>
        <w:pBdr>
          <w:between w:val="single" w:sz="4" w:space="1" w:color="auto"/>
        </w:pBdr>
        <w:shd w:val="clear" w:color="auto" w:fill="196B24" w:themeFill="accent3"/>
        <w:jc w:val="right"/>
        <w:rPr>
          <w:rFonts w:asciiTheme="minorBidi" w:hAnsiTheme="minorBidi" w:cs="2  Roya"/>
          <w:b/>
          <w:bCs/>
          <w:sz w:val="40"/>
          <w:szCs w:val="40"/>
          <w:rtl/>
        </w:rPr>
      </w:pPr>
      <w:r w:rsidRPr="00E1449C">
        <w:rPr>
          <w:rFonts w:asciiTheme="minorBidi" w:hAnsiTheme="minorBidi" w:cs="2  Roya" w:hint="cs"/>
          <w:b/>
          <w:bCs/>
          <w:sz w:val="40"/>
          <w:szCs w:val="40"/>
          <w:rtl/>
        </w:rPr>
        <w:t>اشنایی با ساختار و عملکرد رایانه ها</w:t>
      </w:r>
    </w:p>
    <w:p w14:paraId="2642F25C" w14:textId="77777777" w:rsidR="00F72C79" w:rsidRDefault="00F72C79" w:rsidP="000B3556">
      <w:pPr>
        <w:pBdr>
          <w:between w:val="single" w:sz="4" w:space="1" w:color="auto"/>
        </w:pBdr>
        <w:shd w:val="clear" w:color="auto" w:fill="196B24" w:themeFill="accent3"/>
        <w:jc w:val="right"/>
        <w:rPr>
          <w:rFonts w:asciiTheme="minorBidi" w:hAnsiTheme="minorBidi" w:cs="2  Roya"/>
          <w:rtl/>
        </w:rPr>
      </w:pPr>
      <w:r>
        <w:rPr>
          <w:rFonts w:asciiTheme="minorBidi" w:hAnsiTheme="minorBidi" w:cs="2  Roya" w:hint="cs"/>
          <w:rtl/>
        </w:rPr>
        <w:t xml:space="preserve">رایانه‌ها ابزار‌هایی شگفت‌انگیز در دنیای امروزی هستند که از بخش‌های سخت‌افزای و نرم‌افزاری گوناگونی </w:t>
      </w:r>
    </w:p>
    <w:p w14:paraId="71588398" w14:textId="77777777" w:rsidR="00F72C79" w:rsidRDefault="00F72C79" w:rsidP="000B3556">
      <w:pPr>
        <w:pBdr>
          <w:between w:val="single" w:sz="4" w:space="1" w:color="auto"/>
        </w:pBdr>
        <w:shd w:val="clear" w:color="auto" w:fill="196B24" w:themeFill="accent3"/>
        <w:jc w:val="right"/>
        <w:rPr>
          <w:rFonts w:asciiTheme="minorBidi" w:hAnsiTheme="minorBidi" w:cs="2  Roya"/>
          <w:rtl/>
        </w:rPr>
      </w:pPr>
      <w:r>
        <w:rPr>
          <w:rFonts w:asciiTheme="minorBidi" w:hAnsiTheme="minorBidi" w:cs="2  Roya" w:hint="cs"/>
          <w:rtl/>
        </w:rPr>
        <w:t>تشکیل شده‌اند.بخش سخت‌افزار در حقیقت پیکرفیزیکی سیستم است و شامل تمام قطعات الکترونیکی،مکانیکی</w:t>
      </w:r>
    </w:p>
    <w:p w14:paraId="6BBD45B1" w14:textId="1C203EF7" w:rsidR="00F72C79" w:rsidRDefault="00F72C79" w:rsidP="000B3556">
      <w:pPr>
        <w:pBdr>
          <w:between w:val="single" w:sz="4" w:space="1" w:color="auto"/>
        </w:pBdr>
        <w:shd w:val="clear" w:color="auto" w:fill="196B24" w:themeFill="accent3"/>
        <w:jc w:val="right"/>
        <w:rPr>
          <w:rFonts w:asciiTheme="minorBidi" w:hAnsiTheme="minorBidi" w:cs="2  Roya"/>
          <w:rtl/>
        </w:rPr>
      </w:pPr>
      <w:r>
        <w:rPr>
          <w:rFonts w:asciiTheme="minorBidi" w:hAnsiTheme="minorBidi" w:cs="2  Roya" w:hint="cs"/>
          <w:rtl/>
        </w:rPr>
        <w:t>و بردهای مدار چاپی میشود ک</w:t>
      </w:r>
      <w:r w:rsidR="00741688">
        <w:rPr>
          <w:rFonts w:asciiTheme="minorBidi" w:hAnsiTheme="minorBidi" w:cs="2  Roya" w:hint="cs"/>
          <w:rtl/>
        </w:rPr>
        <w:t>ه</w:t>
      </w:r>
      <w:r>
        <w:rPr>
          <w:rFonts w:asciiTheme="minorBidi" w:hAnsiTheme="minorBidi" w:cs="2  Roya" w:hint="cs"/>
          <w:rtl/>
        </w:rPr>
        <w:t xml:space="preserve"> برای پردازش تبادل داده‌‌ها در کنار یکدیگر فعالیت می‌کنند.</w:t>
      </w:r>
    </w:p>
    <w:p w14:paraId="572791A8" w14:textId="77777777" w:rsidR="00F72C79" w:rsidRDefault="00F72C79" w:rsidP="000B3556">
      <w:pPr>
        <w:pBdr>
          <w:between w:val="single" w:sz="4" w:space="1" w:color="auto"/>
        </w:pBdr>
        <w:shd w:val="clear" w:color="auto" w:fill="196B24" w:themeFill="accent3"/>
        <w:jc w:val="right"/>
        <w:rPr>
          <w:rFonts w:asciiTheme="minorBidi" w:hAnsiTheme="minorBidi" w:cs="2  Roya"/>
          <w:rtl/>
        </w:rPr>
      </w:pPr>
      <w:r>
        <w:rPr>
          <w:rFonts w:asciiTheme="minorBidi" w:hAnsiTheme="minorBidi" w:cs="2  Roya" w:hint="cs"/>
          <w:rtl/>
        </w:rPr>
        <w:t>واحد پردازش مرکزی با پردازنده،مهمترین قطعه هر رایانه به شمار می‌رود و وظیفه اجرای دستور العمل‌ها،</w:t>
      </w:r>
    </w:p>
    <w:p w14:paraId="240BCBB3" w14:textId="77777777" w:rsidR="00F72C79" w:rsidRDefault="00F72C79" w:rsidP="000B3556">
      <w:pPr>
        <w:pBdr>
          <w:between w:val="single" w:sz="4" w:space="1" w:color="auto"/>
        </w:pBdr>
        <w:shd w:val="clear" w:color="auto" w:fill="196B24" w:themeFill="accent3"/>
        <w:jc w:val="right"/>
        <w:rPr>
          <w:rFonts w:asciiTheme="minorBidi" w:hAnsiTheme="minorBidi" w:cs="2  Roya"/>
          <w:rtl/>
        </w:rPr>
      </w:pPr>
      <w:r>
        <w:rPr>
          <w:rFonts w:asciiTheme="minorBidi" w:hAnsiTheme="minorBidi" w:cs="2  Roya" w:hint="cs"/>
          <w:rtl/>
        </w:rPr>
        <w:t xml:space="preserve">محاسبات منطقی و هدایت جریان داده را بر عهده دارد. سرعت و توان این واحد‌، عاملی کلیدیدر اجرای روان برنامه‌های سنگین و سامانه های </w:t>
      </w:r>
      <w:r w:rsidRPr="00101009">
        <w:rPr>
          <w:rFonts w:asciiTheme="minorBidi" w:hAnsiTheme="minorBidi" w:cs="2  Roya" w:hint="cs"/>
          <w:rtl/>
        </w:rPr>
        <w:t xml:space="preserve">پیچیده </w:t>
      </w:r>
      <w:r>
        <w:rPr>
          <w:rFonts w:asciiTheme="minorBidi" w:hAnsiTheme="minorBidi" w:cs="2  Roya" w:hint="cs"/>
          <w:rtl/>
        </w:rPr>
        <w:t xml:space="preserve">است. در کنار </w:t>
      </w:r>
      <w:r>
        <w:rPr>
          <w:rFonts w:asciiTheme="minorBidi" w:hAnsiTheme="minorBidi" w:cs="2  Roya" w:hint="cs"/>
          <w:rtl/>
        </w:rPr>
        <w:t>پردازنده، قطعات حیاتی دیگر همچون برد‌های اصلی، کارت گرافیک و حافظه‌ها حضور دارد.</w:t>
      </w:r>
    </w:p>
    <w:p w14:paraId="73925A8E" w14:textId="77777777" w:rsidR="00F72C79" w:rsidRDefault="00F72C79" w:rsidP="000B3556">
      <w:pPr>
        <w:pBdr>
          <w:between w:val="single" w:sz="4" w:space="1" w:color="auto"/>
        </w:pBdr>
        <w:shd w:val="clear" w:color="auto" w:fill="196B24" w:themeFill="accent3"/>
        <w:jc w:val="right"/>
        <w:rPr>
          <w:rFonts w:asciiTheme="minorBidi" w:hAnsiTheme="minorBidi" w:cs="2  Roya"/>
          <w:rtl/>
        </w:rPr>
      </w:pPr>
      <w:r>
        <w:rPr>
          <w:rFonts w:asciiTheme="minorBidi" w:hAnsiTheme="minorBidi" w:cs="2  Roya" w:hint="cs"/>
          <w:rtl/>
        </w:rPr>
        <w:t>حافظه ها نقش اساسی در چرخه پردازش اطلاعات دارند. حافظه اصلی که داده ها و برنامه‌های در حال اجرا را در خود نگه می‌دارد، به دلیل دسترسی بسیار سریع، سرعت کار ردازه را تضمین می‌کند. در سوی دیگر، حافظه‌های جانبی مانند درایو های ذخیره سازی، داده های کاربران را به صورت پایدار ذخیره میکند تا پس از خاموش شدن، دستگاه نیز از بین نروند.</w:t>
      </w:r>
    </w:p>
    <w:p w14:paraId="50A8F332" w14:textId="77777777" w:rsidR="00F72C79" w:rsidRDefault="00F72C79" w:rsidP="000B3556">
      <w:pPr>
        <w:pBdr>
          <w:between w:val="single" w:sz="4" w:space="1" w:color="auto"/>
        </w:pBdr>
        <w:shd w:val="clear" w:color="auto" w:fill="196B24" w:themeFill="accent3"/>
        <w:jc w:val="right"/>
        <w:rPr>
          <w:rFonts w:asciiTheme="minorBidi" w:hAnsiTheme="minorBidi" w:cs="2  Roya"/>
          <w:rtl/>
        </w:rPr>
      </w:pPr>
      <w:r>
        <w:rPr>
          <w:rFonts w:asciiTheme="minorBidi" w:hAnsiTheme="minorBidi" w:cs="2  Roya" w:hint="cs"/>
          <w:rtl/>
        </w:rPr>
        <w:t xml:space="preserve">پیشرفت سریع در معماری سخت‌افزار باعث شده تا دستگاه های امروزی کم مصرف تر، پر سرعت تر و فشرده‌تر شوند. </w:t>
      </w:r>
    </w:p>
    <w:p w14:paraId="7C869782" w14:textId="77777777" w:rsidR="00F72C79" w:rsidRDefault="00F72C79" w:rsidP="000B3556">
      <w:pPr>
        <w:pBdr>
          <w:between w:val="single" w:sz="4" w:space="1" w:color="auto"/>
        </w:pBdr>
        <w:shd w:val="clear" w:color="auto" w:fill="196B24" w:themeFill="accent3"/>
        <w:jc w:val="right"/>
        <w:rPr>
          <w:rFonts w:asciiTheme="minorBidi" w:hAnsiTheme="minorBidi" w:cs="2  Roya"/>
          <w:rtl/>
        </w:rPr>
      </w:pPr>
      <w:r>
        <w:rPr>
          <w:rFonts w:asciiTheme="minorBidi" w:hAnsiTheme="minorBidi" w:cs="2  Roya" w:hint="cs"/>
          <w:rtl/>
        </w:rPr>
        <w:t>یادگیری دقیق اجزای سیستم و شیوه تعامل آن‌ها با یکدیگر، پایه و اساس وورد حرفه ای به حوضه‌های پشتیبانی فنی،</w:t>
      </w:r>
    </w:p>
    <w:p w14:paraId="75355E38" w14:textId="2E38BCD8" w:rsidR="004A08CA" w:rsidRDefault="00F72C79" w:rsidP="000B3556">
      <w:pPr>
        <w:pBdr>
          <w:between w:val="single" w:sz="4" w:space="1" w:color="auto"/>
        </w:pBdr>
        <w:shd w:val="clear" w:color="auto" w:fill="196B24" w:themeFill="accent3"/>
        <w:jc w:val="right"/>
        <w:rPr>
          <w:rFonts w:asciiTheme="minorBidi" w:hAnsiTheme="minorBidi" w:cs="2  Roya"/>
          <w:rtl/>
          <w:lang w:bidi="fa-IR"/>
        </w:rPr>
        <w:sectPr w:rsidR="004A08CA" w:rsidSect="00FC1207">
          <w:type w:val="continuous"/>
          <w:pgSz w:w="12240" w:h="15840"/>
          <w:pgMar w:top="1440" w:right="1440" w:bottom="1440" w:left="1440" w:header="720" w:footer="720" w:gutter="0"/>
          <w:cols w:num="2" w:space="720"/>
          <w:bidi/>
          <w:docGrid w:linePitch="360"/>
        </w:sectPr>
      </w:pPr>
      <w:r>
        <w:rPr>
          <w:rFonts w:asciiTheme="minorBidi" w:hAnsiTheme="minorBidi" w:cs="2  Roya" w:hint="cs"/>
          <w:rtl/>
        </w:rPr>
        <w:t>شبکه‌های رایانه‌ای وطراحی سیستم های مدرن است</w:t>
      </w:r>
      <w:r w:rsidR="004A08CA">
        <w:rPr>
          <w:rFonts w:asciiTheme="minorBidi" w:hAnsiTheme="minorBidi" w:cs="2  Roya" w:hint="cs"/>
          <w:rtl/>
          <w:lang w:bidi="fa-IR"/>
        </w:rPr>
        <w:t>.</w:t>
      </w:r>
      <w:bookmarkStart w:id="39" w:name="صفحه۲"/>
      <w:bookmarkEnd w:id="39"/>
    </w:p>
    <w:p w14:paraId="71C0BE6E" w14:textId="77777777" w:rsidR="001F69D8" w:rsidRDefault="001F69D8" w:rsidP="005F7BEE">
      <w:pPr>
        <w:pBdr>
          <w:between w:val="single" w:sz="4" w:space="1" w:color="auto"/>
        </w:pBdr>
        <w:jc w:val="right"/>
        <w:rPr>
          <w:rFonts w:asciiTheme="minorBidi" w:hAnsiTheme="minorBidi" w:cs="2  Roya"/>
        </w:rPr>
        <w:sectPr w:rsidR="001F69D8" w:rsidSect="004A08CA">
          <w:type w:val="continuous"/>
          <w:pgSz w:w="12240" w:h="15840"/>
          <w:pgMar w:top="1440" w:right="1440" w:bottom="1440" w:left="1440" w:header="720" w:footer="720" w:gutter="0"/>
          <w:cols w:space="720"/>
          <w:bidi/>
          <w:docGrid w:linePitch="360"/>
        </w:sectPr>
      </w:pPr>
    </w:p>
    <w:p w14:paraId="7EBBA4B4" w14:textId="77777777" w:rsidR="00AC39A1" w:rsidRDefault="00AC39A1" w:rsidP="005F7BEE">
      <w:pPr>
        <w:pBdr>
          <w:between w:val="single" w:sz="4" w:space="1" w:color="auto"/>
        </w:pBdr>
        <w:jc w:val="right"/>
        <w:rPr>
          <w:rFonts w:asciiTheme="minorBidi" w:hAnsiTheme="minorBidi" w:cs="2  Roya"/>
          <w:rtl/>
        </w:rPr>
      </w:pPr>
    </w:p>
    <w:p w14:paraId="01AA8540" w14:textId="77777777" w:rsidR="00F72C79" w:rsidRPr="00F72C79" w:rsidRDefault="00F72C79" w:rsidP="00F72C79">
      <w:pPr>
        <w:jc w:val="right"/>
        <w:rPr>
          <w:rFonts w:asciiTheme="minorBidi" w:hAnsiTheme="minorBidi" w:cs="2  Roya"/>
          <w:rtl/>
          <w:lang w:bidi="fa-IR"/>
        </w:rPr>
      </w:pPr>
    </w:p>
    <w:p w14:paraId="2E204DF4" w14:textId="77777777" w:rsidR="00F72C79" w:rsidRDefault="00F72C79" w:rsidP="00F72C79">
      <w:pPr>
        <w:rPr>
          <w:rFonts w:asciiTheme="minorBidi" w:hAnsiTheme="minorBidi" w:cs="2  Roya"/>
        </w:rPr>
      </w:pPr>
    </w:p>
    <w:p w14:paraId="54DE7D10" w14:textId="7670A59D" w:rsidR="00F72C79" w:rsidRDefault="00F72C79" w:rsidP="00F72C79">
      <w:pPr>
        <w:tabs>
          <w:tab w:val="left" w:pos="8318"/>
        </w:tabs>
        <w:rPr>
          <w:rFonts w:asciiTheme="minorBidi" w:hAnsiTheme="minorBidi" w:cs="2  Roya"/>
          <w:rtl/>
        </w:rPr>
      </w:pPr>
      <w:r>
        <w:rPr>
          <w:rFonts w:asciiTheme="minorBidi" w:hAnsiTheme="minorBidi" w:cs="2  Roya"/>
        </w:rPr>
        <w:tab/>
      </w:r>
    </w:p>
    <w:p w14:paraId="52E76D15" w14:textId="77777777" w:rsidR="00AC39A1" w:rsidRDefault="00AC39A1" w:rsidP="00F72C79">
      <w:pPr>
        <w:tabs>
          <w:tab w:val="left" w:pos="8318"/>
        </w:tabs>
        <w:rPr>
          <w:rFonts w:asciiTheme="minorBidi" w:hAnsiTheme="minorBidi" w:cs="2  Roya"/>
          <w:rtl/>
        </w:rPr>
      </w:pPr>
    </w:p>
    <w:tbl>
      <w:tblPr>
        <w:tblStyle w:val="TableGrid"/>
        <w:tblpPr w:leftFromText="180" w:rightFromText="180" w:vertAnchor="text" w:horzAnchor="margin" w:tblpXSpec="center" w:tblpY="560"/>
        <w:tblW w:w="7427" w:type="dxa"/>
        <w:tblLook w:val="04A0" w:firstRow="1" w:lastRow="0" w:firstColumn="1" w:lastColumn="0" w:noHBand="0" w:noVBand="1"/>
      </w:tblPr>
      <w:tblGrid>
        <w:gridCol w:w="5777"/>
        <w:gridCol w:w="1650"/>
      </w:tblGrid>
      <w:tr w:rsidR="009D474D" w14:paraId="6E5F509E" w14:textId="77777777" w:rsidTr="009D474D">
        <w:trPr>
          <w:trHeight w:val="430"/>
        </w:trPr>
        <w:tc>
          <w:tcPr>
            <w:tcW w:w="5777" w:type="dxa"/>
          </w:tcPr>
          <w:p w14:paraId="3D456807" w14:textId="77777777" w:rsidR="009D474D" w:rsidRPr="00546812" w:rsidRDefault="009D474D" w:rsidP="009D474D">
            <w:pPr>
              <w:tabs>
                <w:tab w:val="left" w:pos="8318"/>
              </w:tabs>
              <w:jc w:val="right"/>
              <w:rPr>
                <w:rFonts w:asciiTheme="minorBidi" w:hAnsiTheme="minorBidi" w:cs="2  Roya"/>
                <w:i/>
                <w:iCs/>
                <w:sz w:val="28"/>
                <w:szCs w:val="28"/>
              </w:rPr>
            </w:pPr>
            <w:r w:rsidRPr="00546812">
              <w:rPr>
                <w:rFonts w:asciiTheme="minorBidi" w:hAnsiTheme="minorBidi" w:cs="2  Roya" w:hint="cs"/>
                <w:i/>
                <w:iCs/>
                <w:sz w:val="28"/>
                <w:szCs w:val="28"/>
                <w:rtl/>
              </w:rPr>
              <w:t>بسیار کشسان در صورتی که:</w:t>
            </w:r>
          </w:p>
        </w:tc>
        <w:tc>
          <w:tcPr>
            <w:tcW w:w="1650" w:type="dxa"/>
          </w:tcPr>
          <w:p w14:paraId="2AB49FB3" w14:textId="77777777" w:rsidR="009D474D" w:rsidRPr="00546812" w:rsidRDefault="009D474D" w:rsidP="009D474D">
            <w:pPr>
              <w:tabs>
                <w:tab w:val="left" w:pos="8318"/>
              </w:tabs>
              <w:jc w:val="right"/>
              <w:rPr>
                <w:rFonts w:asciiTheme="minorBidi" w:hAnsiTheme="minorBidi" w:cs="2  Roya"/>
                <w:i/>
                <w:iCs/>
                <w:sz w:val="28"/>
                <w:szCs w:val="28"/>
                <w:rtl/>
                <w:lang w:bidi="fa-IR"/>
              </w:rPr>
            </w:pPr>
            <w:r w:rsidRPr="00546812">
              <w:rPr>
                <w:rFonts w:asciiTheme="minorBidi" w:hAnsiTheme="minorBidi" w:cs="2  Roya" w:hint="cs"/>
                <w:i/>
                <w:iCs/>
                <w:sz w:val="28"/>
                <w:szCs w:val="28"/>
                <w:rtl/>
                <w:lang w:bidi="fa-IR"/>
              </w:rPr>
              <w:t>صفت خواصه</w:t>
            </w:r>
          </w:p>
        </w:tc>
      </w:tr>
      <w:tr w:rsidR="009D474D" w14:paraId="0E332C0A" w14:textId="77777777" w:rsidTr="009D474D">
        <w:trPr>
          <w:trHeight w:val="1421"/>
        </w:trPr>
        <w:tc>
          <w:tcPr>
            <w:tcW w:w="5777" w:type="dxa"/>
          </w:tcPr>
          <w:p w14:paraId="59A4BF3F" w14:textId="77777777" w:rsidR="009D474D" w:rsidRDefault="009D474D" w:rsidP="009D474D">
            <w:pPr>
              <w:tabs>
                <w:tab w:val="left" w:pos="8318"/>
              </w:tabs>
              <w:jc w:val="right"/>
              <w:rPr>
                <w:rFonts w:asciiTheme="minorBidi" w:hAnsiTheme="minorBidi" w:cs="2  Roya"/>
                <w:rtl/>
              </w:rPr>
            </w:pPr>
            <w:r>
              <w:rPr>
                <w:rFonts w:asciiTheme="minorBidi" w:hAnsiTheme="minorBidi" w:cs="2  Roya" w:hint="cs"/>
                <w:rtl/>
              </w:rPr>
              <w:t>تفاوت کمی با رقبا داشته باشد.</w:t>
            </w:r>
          </w:p>
          <w:p w14:paraId="2049CBD9" w14:textId="77777777" w:rsidR="009D474D" w:rsidRDefault="009D474D" w:rsidP="009D474D">
            <w:pPr>
              <w:tabs>
                <w:tab w:val="left" w:pos="8318"/>
              </w:tabs>
              <w:jc w:val="right"/>
              <w:rPr>
                <w:rFonts w:asciiTheme="minorBidi" w:hAnsiTheme="minorBidi" w:cs="2  Roya"/>
                <w:rtl/>
              </w:rPr>
            </w:pPr>
            <w:r>
              <w:rPr>
                <w:rFonts w:asciiTheme="minorBidi" w:hAnsiTheme="minorBidi" w:cs="2  Roya" w:hint="cs"/>
                <w:rtl/>
              </w:rPr>
              <w:t>محصولات جایگزین متعددی در بازار موجود باشد.</w:t>
            </w:r>
          </w:p>
          <w:p w14:paraId="4A1E1641" w14:textId="77777777" w:rsidR="009D474D" w:rsidRDefault="009D474D" w:rsidP="009D474D">
            <w:pPr>
              <w:tabs>
                <w:tab w:val="left" w:pos="8318"/>
              </w:tabs>
              <w:jc w:val="right"/>
              <w:rPr>
                <w:rFonts w:asciiTheme="minorBidi" w:hAnsiTheme="minorBidi" w:cs="2  Roya"/>
                <w:rtl/>
              </w:rPr>
            </w:pPr>
            <w:r>
              <w:rPr>
                <w:rFonts w:asciiTheme="minorBidi" w:hAnsiTheme="minorBidi" w:cs="2  Roya" w:hint="cs"/>
                <w:rtl/>
              </w:rPr>
              <w:t>محصول به راحتی مقایسه‌پذیر باشد.</w:t>
            </w:r>
          </w:p>
          <w:p w14:paraId="7F488DF5" w14:textId="77777777" w:rsidR="009D474D" w:rsidRDefault="009D474D" w:rsidP="009D474D">
            <w:pPr>
              <w:tabs>
                <w:tab w:val="left" w:pos="8318"/>
              </w:tabs>
              <w:jc w:val="right"/>
              <w:rPr>
                <w:rFonts w:asciiTheme="minorBidi" w:hAnsiTheme="minorBidi" w:cs="2  Roya"/>
              </w:rPr>
            </w:pPr>
            <w:r>
              <w:rPr>
                <w:rFonts w:asciiTheme="minorBidi" w:hAnsiTheme="minorBidi" w:cs="2  Roya" w:hint="cs"/>
                <w:rtl/>
              </w:rPr>
              <w:t>محصول ضروری نباشد.</w:t>
            </w:r>
          </w:p>
        </w:tc>
        <w:tc>
          <w:tcPr>
            <w:tcW w:w="1650" w:type="dxa"/>
          </w:tcPr>
          <w:p w14:paraId="1D7AE1BF" w14:textId="77777777" w:rsidR="009D474D" w:rsidRDefault="009D474D" w:rsidP="009D474D">
            <w:pPr>
              <w:tabs>
                <w:tab w:val="left" w:pos="8318"/>
              </w:tabs>
              <w:jc w:val="right"/>
              <w:rPr>
                <w:rFonts w:asciiTheme="minorBidi" w:hAnsiTheme="minorBidi" w:cs="2  Roya"/>
              </w:rPr>
            </w:pPr>
            <w:r>
              <w:rPr>
                <w:rFonts w:asciiTheme="minorBidi" w:hAnsiTheme="minorBidi" w:cs="2  Roya" w:hint="cs"/>
                <w:rtl/>
              </w:rPr>
              <w:t xml:space="preserve">محصول </w:t>
            </w:r>
          </w:p>
        </w:tc>
      </w:tr>
      <w:tr w:rsidR="009D474D" w14:paraId="21C27FDE" w14:textId="77777777" w:rsidTr="009D474D">
        <w:trPr>
          <w:trHeight w:val="1020"/>
        </w:trPr>
        <w:tc>
          <w:tcPr>
            <w:tcW w:w="5777" w:type="dxa"/>
          </w:tcPr>
          <w:p w14:paraId="5C2D3254" w14:textId="77777777" w:rsidR="009D474D" w:rsidRDefault="009D474D" w:rsidP="009D474D">
            <w:pPr>
              <w:tabs>
                <w:tab w:val="left" w:pos="8318"/>
              </w:tabs>
              <w:jc w:val="right"/>
              <w:rPr>
                <w:rFonts w:asciiTheme="minorBidi" w:hAnsiTheme="minorBidi" w:cs="2  Roya"/>
                <w:rtl/>
              </w:rPr>
            </w:pPr>
            <w:r>
              <w:rPr>
                <w:rFonts w:asciiTheme="minorBidi" w:hAnsiTheme="minorBidi" w:cs="2  Roya" w:hint="cs"/>
                <w:rtl/>
              </w:rPr>
              <w:t>تصمیم گیری در مورد خرید منطقی و پیچیده باشد.</w:t>
            </w:r>
          </w:p>
          <w:p w14:paraId="4CF0B148" w14:textId="77777777" w:rsidR="009D474D" w:rsidRDefault="009D474D" w:rsidP="009D474D">
            <w:pPr>
              <w:tabs>
                <w:tab w:val="left" w:pos="8318"/>
              </w:tabs>
              <w:jc w:val="right"/>
              <w:rPr>
                <w:rFonts w:asciiTheme="minorBidi" w:hAnsiTheme="minorBidi" w:cs="2  Roya"/>
              </w:rPr>
            </w:pPr>
            <w:r>
              <w:rPr>
                <w:rFonts w:asciiTheme="minorBidi" w:hAnsiTheme="minorBidi" w:cs="2  Roya" w:hint="cs"/>
                <w:rtl/>
              </w:rPr>
              <w:t>هزینه‌ای برای تغییر برند وجود نداشته باشد.</w:t>
            </w:r>
          </w:p>
        </w:tc>
        <w:tc>
          <w:tcPr>
            <w:tcW w:w="1650" w:type="dxa"/>
          </w:tcPr>
          <w:p w14:paraId="48CDFF28" w14:textId="77777777" w:rsidR="009D474D" w:rsidRDefault="009D474D" w:rsidP="009D474D">
            <w:pPr>
              <w:tabs>
                <w:tab w:val="left" w:pos="8318"/>
              </w:tabs>
              <w:jc w:val="right"/>
              <w:rPr>
                <w:rFonts w:asciiTheme="minorBidi" w:hAnsiTheme="minorBidi" w:cs="2  Roya"/>
              </w:rPr>
            </w:pPr>
            <w:r>
              <w:rPr>
                <w:rFonts w:asciiTheme="minorBidi" w:hAnsiTheme="minorBidi" w:cs="2  Roya" w:hint="cs"/>
                <w:rtl/>
              </w:rPr>
              <w:t>مشتری</w:t>
            </w:r>
          </w:p>
        </w:tc>
      </w:tr>
      <w:tr w:rsidR="009D474D" w14:paraId="628B9E57" w14:textId="77777777" w:rsidTr="009D474D">
        <w:trPr>
          <w:trHeight w:val="1163"/>
        </w:trPr>
        <w:tc>
          <w:tcPr>
            <w:tcW w:w="5777" w:type="dxa"/>
          </w:tcPr>
          <w:p w14:paraId="3DB0356D" w14:textId="77777777" w:rsidR="009D474D" w:rsidRDefault="009D474D" w:rsidP="009D474D">
            <w:pPr>
              <w:tabs>
                <w:tab w:val="left" w:pos="8318"/>
              </w:tabs>
              <w:jc w:val="right"/>
              <w:rPr>
                <w:rFonts w:asciiTheme="minorBidi" w:hAnsiTheme="minorBidi" w:cs="2  Roya"/>
                <w:rtl/>
              </w:rPr>
            </w:pPr>
            <w:r>
              <w:rPr>
                <w:rFonts w:asciiTheme="minorBidi" w:hAnsiTheme="minorBidi" w:cs="2  Roya" w:hint="cs"/>
                <w:rtl/>
              </w:rPr>
              <w:t>معیار‌های مقایسه‌ای و پنچمارک‌ها‌به‌راحتی در دسترس باشند.</w:t>
            </w:r>
          </w:p>
          <w:p w14:paraId="2BFE5EE8" w14:textId="77777777" w:rsidR="009D474D" w:rsidRDefault="009D474D" w:rsidP="009D474D">
            <w:pPr>
              <w:tabs>
                <w:tab w:val="left" w:pos="8318"/>
              </w:tabs>
              <w:jc w:val="right"/>
              <w:rPr>
                <w:rFonts w:asciiTheme="minorBidi" w:hAnsiTheme="minorBidi" w:cs="2  Roya"/>
                <w:rtl/>
              </w:rPr>
            </w:pPr>
            <w:r>
              <w:rPr>
                <w:rFonts w:asciiTheme="minorBidi" w:hAnsiTheme="minorBidi" w:cs="2  Roya" w:hint="cs"/>
                <w:rtl/>
              </w:rPr>
              <w:t>قیمت نسبتاً بالا باشد.</w:t>
            </w:r>
          </w:p>
          <w:p w14:paraId="588BA89F" w14:textId="77777777" w:rsidR="009D474D" w:rsidRDefault="009D474D" w:rsidP="009D474D">
            <w:pPr>
              <w:tabs>
                <w:tab w:val="left" w:pos="8318"/>
              </w:tabs>
              <w:jc w:val="right"/>
              <w:rPr>
                <w:rFonts w:asciiTheme="minorBidi" w:hAnsiTheme="minorBidi" w:cs="2  Roya"/>
              </w:rPr>
            </w:pPr>
            <w:r>
              <w:rPr>
                <w:rFonts w:asciiTheme="minorBidi" w:hAnsiTheme="minorBidi" w:cs="2  Roya" w:hint="cs"/>
                <w:rtl/>
              </w:rPr>
              <w:t>رابطه مستقیمی بین قیمت و کیفیت وجود نداشته باشد.</w:t>
            </w:r>
          </w:p>
        </w:tc>
        <w:tc>
          <w:tcPr>
            <w:tcW w:w="1650" w:type="dxa"/>
          </w:tcPr>
          <w:p w14:paraId="00D0BA66" w14:textId="77777777" w:rsidR="009D474D" w:rsidRDefault="009D474D" w:rsidP="009D474D">
            <w:pPr>
              <w:tabs>
                <w:tab w:val="left" w:pos="8318"/>
              </w:tabs>
              <w:jc w:val="right"/>
              <w:rPr>
                <w:rFonts w:asciiTheme="minorBidi" w:hAnsiTheme="minorBidi" w:cs="2  Roya"/>
              </w:rPr>
            </w:pPr>
            <w:r>
              <w:rPr>
                <w:rFonts w:asciiTheme="minorBidi" w:hAnsiTheme="minorBidi" w:cs="2  Roya" w:hint="cs"/>
                <w:rtl/>
              </w:rPr>
              <w:t>قیمت</w:t>
            </w:r>
          </w:p>
        </w:tc>
      </w:tr>
    </w:tbl>
    <w:p w14:paraId="17F5AE40" w14:textId="77777777" w:rsidR="00AC39A1" w:rsidRDefault="00AC39A1" w:rsidP="00F72C79">
      <w:pPr>
        <w:tabs>
          <w:tab w:val="left" w:pos="8318"/>
        </w:tabs>
        <w:rPr>
          <w:rFonts w:asciiTheme="minorBidi" w:hAnsiTheme="minorBidi" w:cs="2  Roya"/>
          <w:rtl/>
        </w:rPr>
      </w:pPr>
    </w:p>
    <w:p w14:paraId="43D5BA09" w14:textId="77777777" w:rsidR="00AC39A1" w:rsidRDefault="00AC39A1" w:rsidP="00AC39A1">
      <w:pPr>
        <w:tabs>
          <w:tab w:val="left" w:pos="8318"/>
        </w:tabs>
        <w:jc w:val="right"/>
        <w:rPr>
          <w:rFonts w:asciiTheme="minorBidi" w:hAnsiTheme="minorBidi" w:cs="2  Roya"/>
          <w:rtl/>
        </w:rPr>
      </w:pPr>
    </w:p>
    <w:p w14:paraId="5F9BC171" w14:textId="77777777" w:rsidR="00AC39A1" w:rsidRDefault="00AC39A1" w:rsidP="00F72C79">
      <w:pPr>
        <w:tabs>
          <w:tab w:val="left" w:pos="8318"/>
        </w:tabs>
        <w:rPr>
          <w:rFonts w:asciiTheme="minorBidi" w:hAnsiTheme="minorBidi" w:cs="2  Roya"/>
          <w:rtl/>
        </w:rPr>
      </w:pPr>
    </w:p>
    <w:p w14:paraId="737FF38F" w14:textId="252C7E22" w:rsidR="00AC39A1" w:rsidRDefault="004A587B" w:rsidP="004A587B">
      <w:pPr>
        <w:tabs>
          <w:tab w:val="left" w:pos="4112"/>
        </w:tabs>
        <w:rPr>
          <w:rFonts w:asciiTheme="minorBidi" w:hAnsiTheme="minorBidi" w:cs="2  Roya"/>
          <w:rtl/>
        </w:rPr>
      </w:pPr>
      <w:r>
        <w:rPr>
          <w:rFonts w:asciiTheme="minorBidi" w:hAnsiTheme="minorBidi" w:cs="2  Roya"/>
        </w:rPr>
        <w:tab/>
      </w:r>
    </w:p>
    <w:p w14:paraId="0501F3B6" w14:textId="77777777" w:rsidR="00AC39A1" w:rsidRDefault="00AC39A1" w:rsidP="00F72C79">
      <w:pPr>
        <w:tabs>
          <w:tab w:val="left" w:pos="8318"/>
        </w:tabs>
        <w:rPr>
          <w:rFonts w:asciiTheme="minorBidi" w:hAnsiTheme="minorBidi" w:cs="2  Roya"/>
          <w:rtl/>
        </w:rPr>
      </w:pPr>
    </w:p>
    <w:p w14:paraId="16485978" w14:textId="77777777" w:rsidR="00AC39A1" w:rsidRDefault="00AC39A1" w:rsidP="00F72C79">
      <w:pPr>
        <w:tabs>
          <w:tab w:val="left" w:pos="8318"/>
        </w:tabs>
        <w:rPr>
          <w:rFonts w:asciiTheme="minorBidi" w:hAnsiTheme="minorBidi" w:cs="2  Roya"/>
          <w:rtl/>
        </w:rPr>
      </w:pPr>
    </w:p>
    <w:p w14:paraId="52085FD7" w14:textId="77777777" w:rsidR="00AC39A1" w:rsidRDefault="00AC39A1" w:rsidP="00F72C79">
      <w:pPr>
        <w:tabs>
          <w:tab w:val="left" w:pos="8318"/>
        </w:tabs>
        <w:rPr>
          <w:rFonts w:asciiTheme="minorBidi" w:hAnsiTheme="minorBidi" w:cs="2  Roya"/>
          <w:rtl/>
        </w:rPr>
      </w:pPr>
    </w:p>
    <w:tbl>
      <w:tblPr>
        <w:tblStyle w:val="TableGrid"/>
        <w:tblpPr w:leftFromText="180" w:rightFromText="180" w:vertAnchor="text" w:horzAnchor="margin" w:tblpXSpec="center" w:tblpY="3651"/>
        <w:tblW w:w="0" w:type="auto"/>
        <w:tblLook w:val="04A0" w:firstRow="1" w:lastRow="0" w:firstColumn="1" w:lastColumn="0" w:noHBand="0" w:noVBand="1"/>
      </w:tblPr>
      <w:tblGrid>
        <w:gridCol w:w="663"/>
        <w:gridCol w:w="663"/>
        <w:gridCol w:w="663"/>
        <w:gridCol w:w="663"/>
        <w:gridCol w:w="1993"/>
      </w:tblGrid>
      <w:tr w:rsidR="007D6571" w14:paraId="6AF7038B" w14:textId="77777777" w:rsidTr="00092737">
        <w:trPr>
          <w:trHeight w:val="282"/>
        </w:trPr>
        <w:tc>
          <w:tcPr>
            <w:tcW w:w="663" w:type="dxa"/>
          </w:tcPr>
          <w:p w14:paraId="0915BF14" w14:textId="77777777" w:rsidR="007D6571" w:rsidRDefault="007D6571" w:rsidP="007D6571">
            <w:pPr>
              <w:tabs>
                <w:tab w:val="left" w:pos="8318"/>
              </w:tabs>
              <w:rPr>
                <w:rFonts w:asciiTheme="minorBidi" w:hAnsiTheme="minorBidi" w:cs="2  Roya"/>
              </w:rPr>
            </w:pPr>
          </w:p>
        </w:tc>
        <w:tc>
          <w:tcPr>
            <w:tcW w:w="663" w:type="dxa"/>
          </w:tcPr>
          <w:p w14:paraId="22502301" w14:textId="77777777" w:rsidR="007D6571" w:rsidRDefault="007D6571" w:rsidP="007D6571">
            <w:pPr>
              <w:tabs>
                <w:tab w:val="left" w:pos="8318"/>
              </w:tabs>
              <w:rPr>
                <w:rFonts w:asciiTheme="minorBidi" w:hAnsiTheme="minorBidi" w:cs="2  Roya"/>
              </w:rPr>
            </w:pPr>
          </w:p>
        </w:tc>
        <w:tc>
          <w:tcPr>
            <w:tcW w:w="663" w:type="dxa"/>
          </w:tcPr>
          <w:p w14:paraId="775BB4CD" w14:textId="77777777" w:rsidR="007D6571" w:rsidRDefault="007D6571" w:rsidP="007D6571">
            <w:pPr>
              <w:tabs>
                <w:tab w:val="left" w:pos="8318"/>
              </w:tabs>
              <w:rPr>
                <w:rFonts w:asciiTheme="minorBidi" w:hAnsiTheme="minorBidi" w:cs="2  Roya"/>
              </w:rPr>
            </w:pPr>
          </w:p>
        </w:tc>
        <w:tc>
          <w:tcPr>
            <w:tcW w:w="663" w:type="dxa"/>
          </w:tcPr>
          <w:p w14:paraId="14341BB4" w14:textId="77777777" w:rsidR="007D6571" w:rsidRDefault="007D6571" w:rsidP="007D6571">
            <w:pPr>
              <w:tabs>
                <w:tab w:val="left" w:pos="8318"/>
              </w:tabs>
              <w:rPr>
                <w:rFonts w:asciiTheme="minorBidi" w:hAnsiTheme="minorBidi" w:cs="2  Roya"/>
              </w:rPr>
            </w:pPr>
          </w:p>
        </w:tc>
        <w:tc>
          <w:tcPr>
            <w:tcW w:w="1993" w:type="dxa"/>
            <w:vMerge w:val="restart"/>
          </w:tcPr>
          <w:p w14:paraId="61DCB41F" w14:textId="77777777" w:rsidR="007D6571" w:rsidRDefault="007D6571" w:rsidP="007D6571">
            <w:pPr>
              <w:tabs>
                <w:tab w:val="left" w:pos="8318"/>
              </w:tabs>
              <w:rPr>
                <w:rFonts w:asciiTheme="minorBidi" w:hAnsiTheme="minorBidi" w:cs="2  Roya"/>
              </w:rPr>
            </w:pPr>
          </w:p>
        </w:tc>
      </w:tr>
      <w:tr w:rsidR="007D6571" w14:paraId="4D2CF664" w14:textId="77777777" w:rsidTr="00092737">
        <w:trPr>
          <w:trHeight w:val="282"/>
        </w:trPr>
        <w:tc>
          <w:tcPr>
            <w:tcW w:w="663" w:type="dxa"/>
          </w:tcPr>
          <w:p w14:paraId="214FD61F" w14:textId="77777777" w:rsidR="007D6571" w:rsidRDefault="007D6571" w:rsidP="007D6571">
            <w:pPr>
              <w:tabs>
                <w:tab w:val="left" w:pos="8318"/>
              </w:tabs>
              <w:rPr>
                <w:rFonts w:asciiTheme="minorBidi" w:hAnsiTheme="minorBidi" w:cs="2  Roya"/>
              </w:rPr>
            </w:pPr>
          </w:p>
        </w:tc>
        <w:tc>
          <w:tcPr>
            <w:tcW w:w="663" w:type="dxa"/>
          </w:tcPr>
          <w:p w14:paraId="0ED62906" w14:textId="77777777" w:rsidR="007D6571" w:rsidRDefault="007D6571" w:rsidP="007D6571">
            <w:pPr>
              <w:tabs>
                <w:tab w:val="left" w:pos="8318"/>
              </w:tabs>
              <w:rPr>
                <w:rFonts w:asciiTheme="minorBidi" w:hAnsiTheme="minorBidi" w:cs="2  Roya"/>
              </w:rPr>
            </w:pPr>
          </w:p>
        </w:tc>
        <w:tc>
          <w:tcPr>
            <w:tcW w:w="663" w:type="dxa"/>
          </w:tcPr>
          <w:p w14:paraId="48F082C7" w14:textId="77777777" w:rsidR="007D6571" w:rsidRDefault="007D6571" w:rsidP="007D6571">
            <w:pPr>
              <w:tabs>
                <w:tab w:val="left" w:pos="8318"/>
              </w:tabs>
              <w:rPr>
                <w:rFonts w:asciiTheme="minorBidi" w:hAnsiTheme="minorBidi" w:cs="2  Roya"/>
              </w:rPr>
            </w:pPr>
          </w:p>
        </w:tc>
        <w:tc>
          <w:tcPr>
            <w:tcW w:w="663" w:type="dxa"/>
          </w:tcPr>
          <w:p w14:paraId="4DD5DD97" w14:textId="77777777" w:rsidR="007D6571" w:rsidRDefault="007D6571" w:rsidP="007D6571">
            <w:pPr>
              <w:tabs>
                <w:tab w:val="left" w:pos="8318"/>
              </w:tabs>
              <w:rPr>
                <w:rFonts w:asciiTheme="minorBidi" w:hAnsiTheme="minorBidi" w:cs="2  Roya"/>
              </w:rPr>
            </w:pPr>
          </w:p>
        </w:tc>
        <w:tc>
          <w:tcPr>
            <w:tcW w:w="1993" w:type="dxa"/>
            <w:vMerge/>
          </w:tcPr>
          <w:p w14:paraId="452F9326" w14:textId="77777777" w:rsidR="007D6571" w:rsidRDefault="007D6571" w:rsidP="007D6571">
            <w:pPr>
              <w:tabs>
                <w:tab w:val="left" w:pos="8318"/>
              </w:tabs>
              <w:rPr>
                <w:rFonts w:asciiTheme="minorBidi" w:hAnsiTheme="minorBidi" w:cs="2  Roya"/>
              </w:rPr>
            </w:pPr>
          </w:p>
        </w:tc>
      </w:tr>
      <w:tr w:rsidR="007D6571" w14:paraId="7C8C7815" w14:textId="77777777" w:rsidTr="00092737">
        <w:trPr>
          <w:trHeight w:val="291"/>
        </w:trPr>
        <w:tc>
          <w:tcPr>
            <w:tcW w:w="663" w:type="dxa"/>
          </w:tcPr>
          <w:p w14:paraId="50F52F25" w14:textId="77777777" w:rsidR="007D6571" w:rsidRDefault="007D6571" w:rsidP="007D6571">
            <w:pPr>
              <w:tabs>
                <w:tab w:val="left" w:pos="8318"/>
              </w:tabs>
              <w:rPr>
                <w:rFonts w:asciiTheme="minorBidi" w:hAnsiTheme="minorBidi" w:cs="2  Roya"/>
              </w:rPr>
            </w:pPr>
          </w:p>
        </w:tc>
        <w:tc>
          <w:tcPr>
            <w:tcW w:w="663" w:type="dxa"/>
          </w:tcPr>
          <w:p w14:paraId="691E8FF5" w14:textId="77777777" w:rsidR="007D6571" w:rsidRDefault="007D6571" w:rsidP="007D6571">
            <w:pPr>
              <w:tabs>
                <w:tab w:val="left" w:pos="8318"/>
              </w:tabs>
              <w:rPr>
                <w:rFonts w:asciiTheme="minorBidi" w:hAnsiTheme="minorBidi" w:cs="2  Roya"/>
              </w:rPr>
            </w:pPr>
          </w:p>
        </w:tc>
        <w:tc>
          <w:tcPr>
            <w:tcW w:w="663" w:type="dxa"/>
          </w:tcPr>
          <w:p w14:paraId="54858AF6" w14:textId="77777777" w:rsidR="007D6571" w:rsidRDefault="007D6571" w:rsidP="007D6571">
            <w:pPr>
              <w:tabs>
                <w:tab w:val="left" w:pos="8318"/>
              </w:tabs>
              <w:rPr>
                <w:rFonts w:asciiTheme="minorBidi" w:hAnsiTheme="minorBidi" w:cs="2  Roya"/>
              </w:rPr>
            </w:pPr>
          </w:p>
        </w:tc>
        <w:tc>
          <w:tcPr>
            <w:tcW w:w="663" w:type="dxa"/>
          </w:tcPr>
          <w:p w14:paraId="2230DADB" w14:textId="77777777" w:rsidR="007D6571" w:rsidRDefault="007D6571" w:rsidP="007D6571">
            <w:pPr>
              <w:tabs>
                <w:tab w:val="left" w:pos="8318"/>
              </w:tabs>
              <w:rPr>
                <w:rFonts w:asciiTheme="minorBidi" w:hAnsiTheme="minorBidi" w:cs="2  Roya"/>
              </w:rPr>
            </w:pPr>
          </w:p>
        </w:tc>
        <w:tc>
          <w:tcPr>
            <w:tcW w:w="1993" w:type="dxa"/>
            <w:vMerge/>
          </w:tcPr>
          <w:p w14:paraId="7610C618" w14:textId="77777777" w:rsidR="007D6571" w:rsidRDefault="007D6571" w:rsidP="007D6571">
            <w:pPr>
              <w:tabs>
                <w:tab w:val="left" w:pos="8318"/>
              </w:tabs>
              <w:rPr>
                <w:rFonts w:asciiTheme="minorBidi" w:hAnsiTheme="minorBidi" w:cs="2  Roya"/>
              </w:rPr>
            </w:pPr>
          </w:p>
        </w:tc>
      </w:tr>
      <w:tr w:rsidR="007D6571" w14:paraId="3E996FF4" w14:textId="77777777" w:rsidTr="00092737">
        <w:trPr>
          <w:trHeight w:val="282"/>
        </w:trPr>
        <w:tc>
          <w:tcPr>
            <w:tcW w:w="663" w:type="dxa"/>
          </w:tcPr>
          <w:p w14:paraId="33E7B717" w14:textId="77777777" w:rsidR="007D6571" w:rsidRDefault="007D6571" w:rsidP="007D6571">
            <w:pPr>
              <w:tabs>
                <w:tab w:val="left" w:pos="8318"/>
              </w:tabs>
              <w:rPr>
                <w:rFonts w:asciiTheme="minorBidi" w:hAnsiTheme="minorBidi" w:cs="2  Roya"/>
              </w:rPr>
            </w:pPr>
          </w:p>
        </w:tc>
        <w:tc>
          <w:tcPr>
            <w:tcW w:w="663" w:type="dxa"/>
          </w:tcPr>
          <w:p w14:paraId="5B67B1C3" w14:textId="77777777" w:rsidR="007D6571" w:rsidRDefault="007D6571" w:rsidP="007D6571">
            <w:pPr>
              <w:tabs>
                <w:tab w:val="left" w:pos="8318"/>
              </w:tabs>
              <w:rPr>
                <w:rFonts w:asciiTheme="minorBidi" w:hAnsiTheme="minorBidi" w:cs="2  Roya"/>
              </w:rPr>
            </w:pPr>
          </w:p>
        </w:tc>
        <w:tc>
          <w:tcPr>
            <w:tcW w:w="663" w:type="dxa"/>
          </w:tcPr>
          <w:p w14:paraId="341B7FD3" w14:textId="77777777" w:rsidR="007D6571" w:rsidRDefault="007D6571" w:rsidP="007D6571">
            <w:pPr>
              <w:tabs>
                <w:tab w:val="left" w:pos="8318"/>
              </w:tabs>
              <w:rPr>
                <w:rFonts w:asciiTheme="minorBidi" w:hAnsiTheme="minorBidi" w:cs="2  Roya"/>
              </w:rPr>
            </w:pPr>
          </w:p>
        </w:tc>
        <w:tc>
          <w:tcPr>
            <w:tcW w:w="663" w:type="dxa"/>
          </w:tcPr>
          <w:p w14:paraId="1E039068" w14:textId="77777777" w:rsidR="007D6571" w:rsidRDefault="007D6571" w:rsidP="007D6571">
            <w:pPr>
              <w:tabs>
                <w:tab w:val="left" w:pos="8318"/>
              </w:tabs>
              <w:rPr>
                <w:rFonts w:asciiTheme="minorBidi" w:hAnsiTheme="minorBidi" w:cs="2  Roya"/>
              </w:rPr>
            </w:pPr>
          </w:p>
        </w:tc>
        <w:tc>
          <w:tcPr>
            <w:tcW w:w="1993" w:type="dxa"/>
            <w:vMerge/>
          </w:tcPr>
          <w:p w14:paraId="6675570D" w14:textId="77777777" w:rsidR="007D6571" w:rsidRDefault="007D6571" w:rsidP="007D6571">
            <w:pPr>
              <w:tabs>
                <w:tab w:val="left" w:pos="8318"/>
              </w:tabs>
              <w:rPr>
                <w:rFonts w:asciiTheme="minorBidi" w:hAnsiTheme="minorBidi" w:cs="2  Roya"/>
              </w:rPr>
            </w:pPr>
          </w:p>
        </w:tc>
      </w:tr>
      <w:tr w:rsidR="007D6571" w14:paraId="58E73F8C" w14:textId="77777777" w:rsidTr="00092737">
        <w:trPr>
          <w:trHeight w:val="282"/>
        </w:trPr>
        <w:tc>
          <w:tcPr>
            <w:tcW w:w="663" w:type="dxa"/>
          </w:tcPr>
          <w:p w14:paraId="1F68C281" w14:textId="77777777" w:rsidR="007D6571" w:rsidRDefault="007D6571" w:rsidP="007D6571">
            <w:pPr>
              <w:tabs>
                <w:tab w:val="left" w:pos="8318"/>
              </w:tabs>
              <w:rPr>
                <w:rFonts w:asciiTheme="minorBidi" w:hAnsiTheme="minorBidi" w:cs="2  Roya"/>
              </w:rPr>
            </w:pPr>
          </w:p>
        </w:tc>
        <w:tc>
          <w:tcPr>
            <w:tcW w:w="663" w:type="dxa"/>
          </w:tcPr>
          <w:p w14:paraId="10FA80B2" w14:textId="77777777" w:rsidR="007D6571" w:rsidRDefault="007D6571" w:rsidP="007D6571">
            <w:pPr>
              <w:tabs>
                <w:tab w:val="left" w:pos="8318"/>
              </w:tabs>
              <w:rPr>
                <w:rFonts w:asciiTheme="minorBidi" w:hAnsiTheme="minorBidi" w:cs="2  Roya"/>
              </w:rPr>
            </w:pPr>
          </w:p>
        </w:tc>
        <w:tc>
          <w:tcPr>
            <w:tcW w:w="663" w:type="dxa"/>
          </w:tcPr>
          <w:p w14:paraId="7527D81F" w14:textId="77777777" w:rsidR="007D6571" w:rsidRDefault="007D6571" w:rsidP="007D6571">
            <w:pPr>
              <w:tabs>
                <w:tab w:val="left" w:pos="8318"/>
              </w:tabs>
              <w:rPr>
                <w:rFonts w:asciiTheme="minorBidi" w:hAnsiTheme="minorBidi" w:cs="2  Roya"/>
              </w:rPr>
            </w:pPr>
          </w:p>
        </w:tc>
        <w:tc>
          <w:tcPr>
            <w:tcW w:w="663" w:type="dxa"/>
          </w:tcPr>
          <w:p w14:paraId="149B0497" w14:textId="77777777" w:rsidR="007D6571" w:rsidRDefault="007D6571" w:rsidP="007D6571">
            <w:pPr>
              <w:tabs>
                <w:tab w:val="left" w:pos="8318"/>
              </w:tabs>
              <w:rPr>
                <w:rFonts w:asciiTheme="minorBidi" w:hAnsiTheme="minorBidi" w:cs="2  Roya"/>
              </w:rPr>
            </w:pPr>
          </w:p>
        </w:tc>
        <w:tc>
          <w:tcPr>
            <w:tcW w:w="1993" w:type="dxa"/>
            <w:vMerge/>
          </w:tcPr>
          <w:p w14:paraId="709D2D7E" w14:textId="77777777" w:rsidR="007D6571" w:rsidRDefault="007D6571" w:rsidP="007D6571">
            <w:pPr>
              <w:tabs>
                <w:tab w:val="left" w:pos="8318"/>
              </w:tabs>
              <w:rPr>
                <w:rFonts w:asciiTheme="minorBidi" w:hAnsiTheme="minorBidi" w:cs="2  Roya"/>
              </w:rPr>
            </w:pPr>
          </w:p>
        </w:tc>
      </w:tr>
      <w:tr w:rsidR="007D6571" w14:paraId="7ACABB90" w14:textId="77777777" w:rsidTr="00092737">
        <w:trPr>
          <w:trHeight w:val="282"/>
        </w:trPr>
        <w:tc>
          <w:tcPr>
            <w:tcW w:w="663" w:type="dxa"/>
          </w:tcPr>
          <w:p w14:paraId="3A7DB29B" w14:textId="77777777" w:rsidR="007D6571" w:rsidRDefault="007D6571" w:rsidP="007D6571">
            <w:pPr>
              <w:tabs>
                <w:tab w:val="left" w:pos="8318"/>
              </w:tabs>
              <w:rPr>
                <w:rFonts w:asciiTheme="minorBidi" w:hAnsiTheme="minorBidi" w:cs="2  Roya"/>
              </w:rPr>
            </w:pPr>
          </w:p>
        </w:tc>
        <w:tc>
          <w:tcPr>
            <w:tcW w:w="663" w:type="dxa"/>
          </w:tcPr>
          <w:p w14:paraId="0339A87F" w14:textId="77777777" w:rsidR="007D6571" w:rsidRDefault="007D6571" w:rsidP="007D6571">
            <w:pPr>
              <w:tabs>
                <w:tab w:val="left" w:pos="8318"/>
              </w:tabs>
              <w:rPr>
                <w:rFonts w:asciiTheme="minorBidi" w:hAnsiTheme="minorBidi" w:cs="2  Roya"/>
              </w:rPr>
            </w:pPr>
          </w:p>
        </w:tc>
        <w:tc>
          <w:tcPr>
            <w:tcW w:w="663" w:type="dxa"/>
          </w:tcPr>
          <w:p w14:paraId="5601CEDA" w14:textId="77777777" w:rsidR="007D6571" w:rsidRDefault="007D6571" w:rsidP="007D6571">
            <w:pPr>
              <w:tabs>
                <w:tab w:val="left" w:pos="8318"/>
              </w:tabs>
              <w:rPr>
                <w:rFonts w:asciiTheme="minorBidi" w:hAnsiTheme="minorBidi" w:cs="2  Roya"/>
              </w:rPr>
            </w:pPr>
          </w:p>
        </w:tc>
        <w:tc>
          <w:tcPr>
            <w:tcW w:w="663" w:type="dxa"/>
          </w:tcPr>
          <w:p w14:paraId="1E695C50" w14:textId="77777777" w:rsidR="007D6571" w:rsidRDefault="007D6571" w:rsidP="007D6571">
            <w:pPr>
              <w:tabs>
                <w:tab w:val="left" w:pos="8318"/>
              </w:tabs>
              <w:rPr>
                <w:rFonts w:asciiTheme="minorBidi" w:hAnsiTheme="minorBidi" w:cs="2  Roya"/>
              </w:rPr>
            </w:pPr>
          </w:p>
        </w:tc>
        <w:tc>
          <w:tcPr>
            <w:tcW w:w="1993" w:type="dxa"/>
            <w:vMerge/>
          </w:tcPr>
          <w:p w14:paraId="28485AA9" w14:textId="77777777" w:rsidR="007D6571" w:rsidRDefault="007D6571" w:rsidP="007D6571">
            <w:pPr>
              <w:tabs>
                <w:tab w:val="left" w:pos="8318"/>
              </w:tabs>
              <w:rPr>
                <w:rFonts w:asciiTheme="minorBidi" w:hAnsiTheme="minorBidi" w:cs="2  Roya"/>
              </w:rPr>
            </w:pPr>
          </w:p>
        </w:tc>
      </w:tr>
    </w:tbl>
    <w:p w14:paraId="24AEC3DC" w14:textId="77777777" w:rsidR="00AC39A1" w:rsidRDefault="00AC39A1" w:rsidP="00F72C79">
      <w:pPr>
        <w:tabs>
          <w:tab w:val="left" w:pos="8318"/>
        </w:tabs>
        <w:rPr>
          <w:rFonts w:asciiTheme="minorBidi" w:hAnsiTheme="minorBidi" w:cs="2  Roya"/>
        </w:rPr>
      </w:pPr>
    </w:p>
    <w:p w14:paraId="082CF403" w14:textId="77777777" w:rsidR="00FA1C8C" w:rsidRPr="00FA1C8C" w:rsidRDefault="00FA1C8C" w:rsidP="00FA1C8C">
      <w:pPr>
        <w:rPr>
          <w:rFonts w:asciiTheme="minorBidi" w:hAnsiTheme="minorBidi" w:cs="2  Roya"/>
        </w:rPr>
      </w:pPr>
    </w:p>
    <w:p w14:paraId="0BBD5A2D" w14:textId="77777777" w:rsidR="00FA1C8C" w:rsidRPr="00FA1C8C" w:rsidRDefault="00FA1C8C" w:rsidP="00FA1C8C">
      <w:pPr>
        <w:rPr>
          <w:rFonts w:asciiTheme="minorBidi" w:hAnsiTheme="minorBidi" w:cs="2  Roya"/>
        </w:rPr>
      </w:pPr>
    </w:p>
    <w:p w14:paraId="7E73580F" w14:textId="77777777" w:rsidR="00FA1C8C" w:rsidRPr="00FA1C8C" w:rsidRDefault="00FA1C8C" w:rsidP="00FA1C8C">
      <w:pPr>
        <w:rPr>
          <w:rFonts w:asciiTheme="minorBidi" w:hAnsiTheme="minorBidi" w:cs="2  Roya"/>
        </w:rPr>
      </w:pPr>
    </w:p>
    <w:p w14:paraId="4D5DBEB9" w14:textId="77777777" w:rsidR="00FA1C8C" w:rsidRPr="00FA1C8C" w:rsidRDefault="00FA1C8C" w:rsidP="00FA1C8C">
      <w:pPr>
        <w:rPr>
          <w:rFonts w:asciiTheme="minorBidi" w:hAnsiTheme="minorBidi" w:cs="2  Roya"/>
        </w:rPr>
      </w:pPr>
    </w:p>
    <w:p w14:paraId="34645432" w14:textId="77777777" w:rsidR="00FA1C8C" w:rsidRPr="00FA1C8C" w:rsidRDefault="00FA1C8C" w:rsidP="00FA1C8C">
      <w:pPr>
        <w:rPr>
          <w:rFonts w:asciiTheme="minorBidi" w:hAnsiTheme="minorBidi" w:cs="2  Roya"/>
        </w:rPr>
      </w:pPr>
    </w:p>
    <w:p w14:paraId="5708C702" w14:textId="77777777" w:rsidR="00FA1C8C" w:rsidRPr="00FA1C8C" w:rsidRDefault="00FA1C8C" w:rsidP="00FA1C8C">
      <w:pPr>
        <w:rPr>
          <w:rFonts w:asciiTheme="minorBidi" w:hAnsiTheme="minorBidi" w:cs="2  Roya"/>
        </w:rPr>
      </w:pPr>
    </w:p>
    <w:p w14:paraId="2F001AF5" w14:textId="77777777" w:rsidR="00FA1C8C" w:rsidRPr="00FA1C8C" w:rsidRDefault="00FA1C8C" w:rsidP="00FA1C8C">
      <w:pPr>
        <w:rPr>
          <w:rFonts w:asciiTheme="minorBidi" w:hAnsiTheme="minorBidi" w:cs="2  Roya"/>
        </w:rPr>
      </w:pPr>
    </w:p>
    <w:p w14:paraId="365C5B15" w14:textId="77777777" w:rsidR="00FA1C8C" w:rsidRPr="00FA1C8C" w:rsidRDefault="00FA1C8C" w:rsidP="00FA1C8C">
      <w:pPr>
        <w:rPr>
          <w:rFonts w:asciiTheme="minorBidi" w:hAnsiTheme="minorBidi" w:cs="2  Roya"/>
        </w:rPr>
      </w:pPr>
    </w:p>
    <w:p w14:paraId="12D3FF42" w14:textId="77777777" w:rsidR="00FA1C8C" w:rsidRPr="00FA1C8C" w:rsidRDefault="00FA1C8C" w:rsidP="00FA1C8C">
      <w:pPr>
        <w:rPr>
          <w:rFonts w:asciiTheme="minorBidi" w:hAnsiTheme="minorBidi" w:cs="2  Roya"/>
        </w:rPr>
      </w:pPr>
    </w:p>
    <w:p w14:paraId="5D3BFA3A" w14:textId="77777777" w:rsidR="00FA1C8C" w:rsidRPr="00FA1C8C" w:rsidRDefault="00FA1C8C" w:rsidP="00FA1C8C">
      <w:pPr>
        <w:rPr>
          <w:rFonts w:asciiTheme="minorBidi" w:hAnsiTheme="minorBidi" w:cs="2  Roya"/>
        </w:rPr>
      </w:pPr>
    </w:p>
    <w:p w14:paraId="2AAE9433" w14:textId="77777777" w:rsidR="00FA1C8C" w:rsidRPr="00FA1C8C" w:rsidRDefault="00FA1C8C" w:rsidP="00FA1C8C">
      <w:pPr>
        <w:rPr>
          <w:rFonts w:asciiTheme="minorBidi" w:hAnsiTheme="minorBidi" w:cs="2  Roya"/>
        </w:rPr>
      </w:pPr>
    </w:p>
    <w:tbl>
      <w:tblPr>
        <w:tblStyle w:val="TableGrid"/>
        <w:tblpPr w:leftFromText="180" w:rightFromText="180" w:vertAnchor="text" w:horzAnchor="margin" w:tblpXSpec="center" w:tblpY="399"/>
        <w:tblW w:w="0" w:type="auto"/>
        <w:tblLook w:val="04A0" w:firstRow="1" w:lastRow="0" w:firstColumn="1" w:lastColumn="0" w:noHBand="0" w:noVBand="1"/>
      </w:tblPr>
      <w:tblGrid>
        <w:gridCol w:w="663"/>
        <w:gridCol w:w="663"/>
        <w:gridCol w:w="663"/>
        <w:gridCol w:w="663"/>
        <w:gridCol w:w="664"/>
        <w:gridCol w:w="664"/>
        <w:gridCol w:w="665"/>
      </w:tblGrid>
      <w:tr w:rsidR="00FA1C8C" w14:paraId="2D04B077" w14:textId="77777777" w:rsidTr="00CD67F3">
        <w:trPr>
          <w:trHeight w:val="282"/>
        </w:trPr>
        <w:tc>
          <w:tcPr>
            <w:tcW w:w="663" w:type="dxa"/>
          </w:tcPr>
          <w:p w14:paraId="51D83001" w14:textId="77777777" w:rsidR="00FA1C8C" w:rsidRDefault="00FA1C8C" w:rsidP="00FA1C8C">
            <w:pPr>
              <w:tabs>
                <w:tab w:val="left" w:pos="8318"/>
              </w:tabs>
              <w:rPr>
                <w:rFonts w:asciiTheme="minorBidi" w:hAnsiTheme="minorBidi" w:cs="2  Roya"/>
              </w:rPr>
            </w:pPr>
          </w:p>
        </w:tc>
        <w:tc>
          <w:tcPr>
            <w:tcW w:w="663" w:type="dxa"/>
          </w:tcPr>
          <w:p w14:paraId="6DB66962" w14:textId="77777777" w:rsidR="00FA1C8C" w:rsidRDefault="00FA1C8C" w:rsidP="00FA1C8C">
            <w:pPr>
              <w:tabs>
                <w:tab w:val="left" w:pos="8318"/>
              </w:tabs>
              <w:rPr>
                <w:rFonts w:asciiTheme="minorBidi" w:hAnsiTheme="minorBidi" w:cs="2  Roya"/>
              </w:rPr>
            </w:pPr>
          </w:p>
        </w:tc>
        <w:tc>
          <w:tcPr>
            <w:tcW w:w="663" w:type="dxa"/>
          </w:tcPr>
          <w:p w14:paraId="09F5B856" w14:textId="77777777" w:rsidR="00FA1C8C" w:rsidRDefault="00FA1C8C" w:rsidP="00FA1C8C">
            <w:pPr>
              <w:tabs>
                <w:tab w:val="left" w:pos="8318"/>
              </w:tabs>
              <w:rPr>
                <w:rFonts w:asciiTheme="minorBidi" w:hAnsiTheme="minorBidi" w:cs="2  Roya"/>
              </w:rPr>
            </w:pPr>
          </w:p>
        </w:tc>
        <w:tc>
          <w:tcPr>
            <w:tcW w:w="663" w:type="dxa"/>
          </w:tcPr>
          <w:p w14:paraId="32AD65BA" w14:textId="77777777" w:rsidR="00FA1C8C" w:rsidRDefault="00FA1C8C" w:rsidP="00FA1C8C">
            <w:pPr>
              <w:tabs>
                <w:tab w:val="left" w:pos="8318"/>
              </w:tabs>
              <w:rPr>
                <w:rFonts w:asciiTheme="minorBidi" w:hAnsiTheme="minorBidi" w:cs="2  Roya"/>
              </w:rPr>
            </w:pPr>
          </w:p>
        </w:tc>
        <w:tc>
          <w:tcPr>
            <w:tcW w:w="664" w:type="dxa"/>
          </w:tcPr>
          <w:p w14:paraId="2CD70221" w14:textId="77777777" w:rsidR="00FA1C8C" w:rsidRDefault="00FA1C8C" w:rsidP="00FA1C8C">
            <w:pPr>
              <w:tabs>
                <w:tab w:val="left" w:pos="8318"/>
              </w:tabs>
              <w:rPr>
                <w:rFonts w:asciiTheme="minorBidi" w:hAnsiTheme="minorBidi" w:cs="2  Roya"/>
              </w:rPr>
            </w:pPr>
          </w:p>
        </w:tc>
        <w:tc>
          <w:tcPr>
            <w:tcW w:w="664" w:type="dxa"/>
          </w:tcPr>
          <w:p w14:paraId="4F7984A1" w14:textId="77777777" w:rsidR="00FA1C8C" w:rsidRDefault="00FA1C8C" w:rsidP="00FA1C8C">
            <w:pPr>
              <w:tabs>
                <w:tab w:val="left" w:pos="8318"/>
              </w:tabs>
              <w:rPr>
                <w:rFonts w:asciiTheme="minorBidi" w:hAnsiTheme="minorBidi" w:cs="2  Roya"/>
              </w:rPr>
            </w:pPr>
          </w:p>
        </w:tc>
        <w:tc>
          <w:tcPr>
            <w:tcW w:w="665" w:type="dxa"/>
          </w:tcPr>
          <w:p w14:paraId="41246A09" w14:textId="3886F7A3" w:rsidR="00FA1C8C" w:rsidRDefault="00FA1C8C" w:rsidP="00FA1C8C">
            <w:pPr>
              <w:tabs>
                <w:tab w:val="left" w:pos="8318"/>
              </w:tabs>
              <w:rPr>
                <w:rFonts w:asciiTheme="minorBidi" w:hAnsiTheme="minorBidi" w:cs="2  Roya"/>
              </w:rPr>
            </w:pPr>
          </w:p>
        </w:tc>
      </w:tr>
      <w:tr w:rsidR="00FA1C8C" w14:paraId="7CF4EE66" w14:textId="77777777" w:rsidTr="00CD67F3">
        <w:trPr>
          <w:trHeight w:val="282"/>
        </w:trPr>
        <w:tc>
          <w:tcPr>
            <w:tcW w:w="663" w:type="dxa"/>
          </w:tcPr>
          <w:p w14:paraId="27F28CDD" w14:textId="77777777" w:rsidR="00FA1C8C" w:rsidRDefault="00FA1C8C" w:rsidP="00FA1C8C">
            <w:pPr>
              <w:tabs>
                <w:tab w:val="left" w:pos="8318"/>
              </w:tabs>
              <w:rPr>
                <w:rFonts w:asciiTheme="minorBidi" w:hAnsiTheme="minorBidi" w:cs="2  Roya"/>
              </w:rPr>
            </w:pPr>
          </w:p>
        </w:tc>
        <w:tc>
          <w:tcPr>
            <w:tcW w:w="663" w:type="dxa"/>
          </w:tcPr>
          <w:p w14:paraId="1F12C6A4" w14:textId="77777777" w:rsidR="00FA1C8C" w:rsidRDefault="00FA1C8C" w:rsidP="00FA1C8C">
            <w:pPr>
              <w:tabs>
                <w:tab w:val="left" w:pos="8318"/>
              </w:tabs>
              <w:rPr>
                <w:rFonts w:asciiTheme="minorBidi" w:hAnsiTheme="minorBidi" w:cs="2  Roya"/>
              </w:rPr>
            </w:pPr>
          </w:p>
        </w:tc>
        <w:tc>
          <w:tcPr>
            <w:tcW w:w="663" w:type="dxa"/>
          </w:tcPr>
          <w:p w14:paraId="2E5B3894" w14:textId="77777777" w:rsidR="00FA1C8C" w:rsidRDefault="00FA1C8C" w:rsidP="00FA1C8C">
            <w:pPr>
              <w:tabs>
                <w:tab w:val="left" w:pos="8318"/>
              </w:tabs>
              <w:rPr>
                <w:rFonts w:asciiTheme="minorBidi" w:hAnsiTheme="minorBidi" w:cs="2  Roya"/>
              </w:rPr>
            </w:pPr>
          </w:p>
        </w:tc>
        <w:tc>
          <w:tcPr>
            <w:tcW w:w="663" w:type="dxa"/>
          </w:tcPr>
          <w:p w14:paraId="7C9645AD" w14:textId="77777777" w:rsidR="00FA1C8C" w:rsidRDefault="00FA1C8C" w:rsidP="00FA1C8C">
            <w:pPr>
              <w:tabs>
                <w:tab w:val="left" w:pos="8318"/>
              </w:tabs>
              <w:rPr>
                <w:rFonts w:asciiTheme="minorBidi" w:hAnsiTheme="minorBidi" w:cs="2  Roya"/>
              </w:rPr>
            </w:pPr>
          </w:p>
        </w:tc>
        <w:tc>
          <w:tcPr>
            <w:tcW w:w="664" w:type="dxa"/>
          </w:tcPr>
          <w:p w14:paraId="69547A6E" w14:textId="77777777" w:rsidR="00FA1C8C" w:rsidRDefault="00FA1C8C" w:rsidP="00FA1C8C">
            <w:pPr>
              <w:tabs>
                <w:tab w:val="left" w:pos="8318"/>
              </w:tabs>
              <w:rPr>
                <w:rFonts w:asciiTheme="minorBidi" w:hAnsiTheme="minorBidi" w:cs="2  Roya"/>
              </w:rPr>
            </w:pPr>
          </w:p>
        </w:tc>
        <w:tc>
          <w:tcPr>
            <w:tcW w:w="664" w:type="dxa"/>
          </w:tcPr>
          <w:p w14:paraId="68E9BE5A" w14:textId="77777777" w:rsidR="00FA1C8C" w:rsidRDefault="00FA1C8C" w:rsidP="00FA1C8C">
            <w:pPr>
              <w:tabs>
                <w:tab w:val="left" w:pos="8318"/>
              </w:tabs>
              <w:rPr>
                <w:rFonts w:asciiTheme="minorBidi" w:hAnsiTheme="minorBidi" w:cs="2  Roya"/>
              </w:rPr>
            </w:pPr>
          </w:p>
        </w:tc>
        <w:tc>
          <w:tcPr>
            <w:tcW w:w="665" w:type="dxa"/>
          </w:tcPr>
          <w:p w14:paraId="2BFBFBBB" w14:textId="2B11EA41" w:rsidR="00FA1C8C" w:rsidRDefault="00FA1C8C" w:rsidP="00FA1C8C">
            <w:pPr>
              <w:tabs>
                <w:tab w:val="left" w:pos="8318"/>
              </w:tabs>
              <w:rPr>
                <w:rFonts w:asciiTheme="minorBidi" w:hAnsiTheme="minorBidi" w:cs="2  Roya"/>
              </w:rPr>
            </w:pPr>
          </w:p>
        </w:tc>
      </w:tr>
      <w:tr w:rsidR="00FA1C8C" w14:paraId="4ADDC598" w14:textId="77777777" w:rsidTr="00CD67F3">
        <w:trPr>
          <w:trHeight w:val="291"/>
        </w:trPr>
        <w:tc>
          <w:tcPr>
            <w:tcW w:w="663" w:type="dxa"/>
          </w:tcPr>
          <w:p w14:paraId="5B6ACB78" w14:textId="77777777" w:rsidR="00FA1C8C" w:rsidRDefault="00FA1C8C" w:rsidP="00FA1C8C">
            <w:pPr>
              <w:tabs>
                <w:tab w:val="left" w:pos="8318"/>
              </w:tabs>
              <w:rPr>
                <w:rFonts w:asciiTheme="minorBidi" w:hAnsiTheme="minorBidi" w:cs="2  Roya"/>
              </w:rPr>
            </w:pPr>
          </w:p>
        </w:tc>
        <w:tc>
          <w:tcPr>
            <w:tcW w:w="663" w:type="dxa"/>
          </w:tcPr>
          <w:p w14:paraId="2B0CA3B8" w14:textId="77777777" w:rsidR="00FA1C8C" w:rsidRDefault="00FA1C8C" w:rsidP="00FA1C8C">
            <w:pPr>
              <w:tabs>
                <w:tab w:val="left" w:pos="8318"/>
              </w:tabs>
              <w:rPr>
                <w:rFonts w:asciiTheme="minorBidi" w:hAnsiTheme="minorBidi" w:cs="2  Roya"/>
              </w:rPr>
            </w:pPr>
          </w:p>
        </w:tc>
        <w:tc>
          <w:tcPr>
            <w:tcW w:w="663" w:type="dxa"/>
          </w:tcPr>
          <w:p w14:paraId="1EF19D9E" w14:textId="77777777" w:rsidR="00FA1C8C" w:rsidRDefault="00FA1C8C" w:rsidP="00FA1C8C">
            <w:pPr>
              <w:tabs>
                <w:tab w:val="left" w:pos="8318"/>
              </w:tabs>
              <w:rPr>
                <w:rFonts w:asciiTheme="minorBidi" w:hAnsiTheme="minorBidi" w:cs="2  Roya"/>
              </w:rPr>
            </w:pPr>
          </w:p>
        </w:tc>
        <w:tc>
          <w:tcPr>
            <w:tcW w:w="663" w:type="dxa"/>
          </w:tcPr>
          <w:p w14:paraId="36386CB9" w14:textId="77777777" w:rsidR="00FA1C8C" w:rsidRDefault="00FA1C8C" w:rsidP="00FA1C8C">
            <w:pPr>
              <w:tabs>
                <w:tab w:val="left" w:pos="8318"/>
              </w:tabs>
              <w:rPr>
                <w:rFonts w:asciiTheme="minorBidi" w:hAnsiTheme="minorBidi" w:cs="2  Roya"/>
              </w:rPr>
            </w:pPr>
          </w:p>
        </w:tc>
        <w:tc>
          <w:tcPr>
            <w:tcW w:w="664" w:type="dxa"/>
          </w:tcPr>
          <w:p w14:paraId="2D719D71" w14:textId="77777777" w:rsidR="00FA1C8C" w:rsidRDefault="00FA1C8C" w:rsidP="00FA1C8C">
            <w:pPr>
              <w:tabs>
                <w:tab w:val="left" w:pos="8318"/>
              </w:tabs>
              <w:rPr>
                <w:rFonts w:asciiTheme="minorBidi" w:hAnsiTheme="minorBidi" w:cs="2  Roya"/>
              </w:rPr>
            </w:pPr>
          </w:p>
        </w:tc>
        <w:tc>
          <w:tcPr>
            <w:tcW w:w="664" w:type="dxa"/>
          </w:tcPr>
          <w:p w14:paraId="7AB1CDFE" w14:textId="77777777" w:rsidR="00FA1C8C" w:rsidRDefault="00FA1C8C" w:rsidP="00FA1C8C">
            <w:pPr>
              <w:tabs>
                <w:tab w:val="left" w:pos="8318"/>
              </w:tabs>
              <w:rPr>
                <w:rFonts w:asciiTheme="minorBidi" w:hAnsiTheme="minorBidi" w:cs="2  Roya"/>
              </w:rPr>
            </w:pPr>
          </w:p>
        </w:tc>
        <w:tc>
          <w:tcPr>
            <w:tcW w:w="665" w:type="dxa"/>
          </w:tcPr>
          <w:p w14:paraId="2DAFC322" w14:textId="43FBC998" w:rsidR="00FA1C8C" w:rsidRDefault="00FA1C8C" w:rsidP="00FA1C8C">
            <w:pPr>
              <w:tabs>
                <w:tab w:val="left" w:pos="8318"/>
              </w:tabs>
              <w:rPr>
                <w:rFonts w:asciiTheme="minorBidi" w:hAnsiTheme="minorBidi" w:cs="2  Roya"/>
              </w:rPr>
            </w:pPr>
          </w:p>
        </w:tc>
      </w:tr>
      <w:tr w:rsidR="00FA1C8C" w14:paraId="2D84769E" w14:textId="77777777" w:rsidTr="00CD67F3">
        <w:trPr>
          <w:trHeight w:val="282"/>
        </w:trPr>
        <w:tc>
          <w:tcPr>
            <w:tcW w:w="663" w:type="dxa"/>
          </w:tcPr>
          <w:p w14:paraId="38F234AE" w14:textId="77777777" w:rsidR="00FA1C8C" w:rsidRDefault="00FA1C8C" w:rsidP="00FA1C8C">
            <w:pPr>
              <w:tabs>
                <w:tab w:val="left" w:pos="8318"/>
              </w:tabs>
              <w:rPr>
                <w:rFonts w:asciiTheme="minorBidi" w:hAnsiTheme="minorBidi" w:cs="2  Roya"/>
              </w:rPr>
            </w:pPr>
          </w:p>
        </w:tc>
        <w:tc>
          <w:tcPr>
            <w:tcW w:w="663" w:type="dxa"/>
          </w:tcPr>
          <w:p w14:paraId="3EDBD698" w14:textId="77777777" w:rsidR="00FA1C8C" w:rsidRDefault="00FA1C8C" w:rsidP="00FA1C8C">
            <w:pPr>
              <w:tabs>
                <w:tab w:val="left" w:pos="8318"/>
              </w:tabs>
              <w:rPr>
                <w:rFonts w:asciiTheme="minorBidi" w:hAnsiTheme="minorBidi" w:cs="2  Roya"/>
              </w:rPr>
            </w:pPr>
          </w:p>
        </w:tc>
        <w:tc>
          <w:tcPr>
            <w:tcW w:w="663" w:type="dxa"/>
          </w:tcPr>
          <w:p w14:paraId="12C467D4" w14:textId="77777777" w:rsidR="00FA1C8C" w:rsidRDefault="00FA1C8C" w:rsidP="00FA1C8C">
            <w:pPr>
              <w:tabs>
                <w:tab w:val="left" w:pos="8318"/>
              </w:tabs>
              <w:rPr>
                <w:rFonts w:asciiTheme="minorBidi" w:hAnsiTheme="minorBidi" w:cs="2  Roya"/>
              </w:rPr>
            </w:pPr>
          </w:p>
        </w:tc>
        <w:tc>
          <w:tcPr>
            <w:tcW w:w="663" w:type="dxa"/>
          </w:tcPr>
          <w:p w14:paraId="13CFE4FE" w14:textId="77777777" w:rsidR="00FA1C8C" w:rsidRDefault="00FA1C8C" w:rsidP="00FA1C8C">
            <w:pPr>
              <w:tabs>
                <w:tab w:val="left" w:pos="8318"/>
              </w:tabs>
              <w:rPr>
                <w:rFonts w:asciiTheme="minorBidi" w:hAnsiTheme="minorBidi" w:cs="2  Roya"/>
              </w:rPr>
            </w:pPr>
          </w:p>
        </w:tc>
        <w:tc>
          <w:tcPr>
            <w:tcW w:w="664" w:type="dxa"/>
          </w:tcPr>
          <w:p w14:paraId="51C36EEE" w14:textId="77777777" w:rsidR="00FA1C8C" w:rsidRDefault="00FA1C8C" w:rsidP="00FA1C8C">
            <w:pPr>
              <w:tabs>
                <w:tab w:val="left" w:pos="8318"/>
              </w:tabs>
              <w:rPr>
                <w:rFonts w:asciiTheme="minorBidi" w:hAnsiTheme="minorBidi" w:cs="2  Roya"/>
              </w:rPr>
            </w:pPr>
          </w:p>
        </w:tc>
        <w:tc>
          <w:tcPr>
            <w:tcW w:w="664" w:type="dxa"/>
          </w:tcPr>
          <w:p w14:paraId="51838CF5" w14:textId="77777777" w:rsidR="00FA1C8C" w:rsidRDefault="00FA1C8C" w:rsidP="00FA1C8C">
            <w:pPr>
              <w:tabs>
                <w:tab w:val="left" w:pos="8318"/>
              </w:tabs>
              <w:rPr>
                <w:rFonts w:asciiTheme="minorBidi" w:hAnsiTheme="minorBidi" w:cs="2  Roya"/>
              </w:rPr>
            </w:pPr>
          </w:p>
        </w:tc>
        <w:tc>
          <w:tcPr>
            <w:tcW w:w="665" w:type="dxa"/>
          </w:tcPr>
          <w:p w14:paraId="2990A7DC" w14:textId="264F7836" w:rsidR="00FA1C8C" w:rsidRDefault="00FA1C8C" w:rsidP="00FA1C8C">
            <w:pPr>
              <w:tabs>
                <w:tab w:val="left" w:pos="8318"/>
              </w:tabs>
              <w:rPr>
                <w:rFonts w:asciiTheme="minorBidi" w:hAnsiTheme="minorBidi" w:cs="2  Roya"/>
              </w:rPr>
            </w:pPr>
          </w:p>
        </w:tc>
      </w:tr>
      <w:tr w:rsidR="00FA1C8C" w14:paraId="6857EE67" w14:textId="77777777" w:rsidTr="00CD67F3">
        <w:trPr>
          <w:trHeight w:val="282"/>
        </w:trPr>
        <w:tc>
          <w:tcPr>
            <w:tcW w:w="663" w:type="dxa"/>
          </w:tcPr>
          <w:p w14:paraId="4DC7611E" w14:textId="77777777" w:rsidR="00FA1C8C" w:rsidRDefault="00FA1C8C" w:rsidP="00FA1C8C">
            <w:pPr>
              <w:tabs>
                <w:tab w:val="left" w:pos="8318"/>
              </w:tabs>
              <w:rPr>
                <w:rFonts w:asciiTheme="minorBidi" w:hAnsiTheme="minorBidi" w:cs="2  Roya"/>
              </w:rPr>
            </w:pPr>
          </w:p>
        </w:tc>
        <w:tc>
          <w:tcPr>
            <w:tcW w:w="663" w:type="dxa"/>
          </w:tcPr>
          <w:p w14:paraId="74E58DF1" w14:textId="77777777" w:rsidR="00FA1C8C" w:rsidRDefault="00FA1C8C" w:rsidP="00FA1C8C">
            <w:pPr>
              <w:tabs>
                <w:tab w:val="left" w:pos="8318"/>
              </w:tabs>
              <w:rPr>
                <w:rFonts w:asciiTheme="minorBidi" w:hAnsiTheme="minorBidi" w:cs="2  Roya"/>
              </w:rPr>
            </w:pPr>
          </w:p>
        </w:tc>
        <w:tc>
          <w:tcPr>
            <w:tcW w:w="663" w:type="dxa"/>
          </w:tcPr>
          <w:p w14:paraId="258352C9" w14:textId="77777777" w:rsidR="00FA1C8C" w:rsidRDefault="00FA1C8C" w:rsidP="00FA1C8C">
            <w:pPr>
              <w:tabs>
                <w:tab w:val="left" w:pos="8318"/>
              </w:tabs>
              <w:rPr>
                <w:rFonts w:asciiTheme="minorBidi" w:hAnsiTheme="minorBidi" w:cs="2  Roya"/>
              </w:rPr>
            </w:pPr>
          </w:p>
        </w:tc>
        <w:tc>
          <w:tcPr>
            <w:tcW w:w="663" w:type="dxa"/>
          </w:tcPr>
          <w:p w14:paraId="3A0BA2CA" w14:textId="77777777" w:rsidR="00FA1C8C" w:rsidRDefault="00FA1C8C" w:rsidP="00FA1C8C">
            <w:pPr>
              <w:tabs>
                <w:tab w:val="left" w:pos="8318"/>
              </w:tabs>
              <w:rPr>
                <w:rFonts w:asciiTheme="minorBidi" w:hAnsiTheme="minorBidi" w:cs="2  Roya"/>
              </w:rPr>
            </w:pPr>
          </w:p>
        </w:tc>
        <w:tc>
          <w:tcPr>
            <w:tcW w:w="664" w:type="dxa"/>
          </w:tcPr>
          <w:p w14:paraId="117A2A3C" w14:textId="77777777" w:rsidR="00FA1C8C" w:rsidRDefault="00FA1C8C" w:rsidP="00FA1C8C">
            <w:pPr>
              <w:tabs>
                <w:tab w:val="left" w:pos="8318"/>
              </w:tabs>
              <w:rPr>
                <w:rFonts w:asciiTheme="minorBidi" w:hAnsiTheme="minorBidi" w:cs="2  Roya"/>
              </w:rPr>
            </w:pPr>
          </w:p>
        </w:tc>
        <w:tc>
          <w:tcPr>
            <w:tcW w:w="664" w:type="dxa"/>
          </w:tcPr>
          <w:p w14:paraId="16B2F7C5" w14:textId="77777777" w:rsidR="00FA1C8C" w:rsidRDefault="00FA1C8C" w:rsidP="00FA1C8C">
            <w:pPr>
              <w:tabs>
                <w:tab w:val="left" w:pos="8318"/>
              </w:tabs>
              <w:rPr>
                <w:rFonts w:asciiTheme="minorBidi" w:hAnsiTheme="minorBidi" w:cs="2  Roya"/>
              </w:rPr>
            </w:pPr>
          </w:p>
        </w:tc>
        <w:tc>
          <w:tcPr>
            <w:tcW w:w="665" w:type="dxa"/>
          </w:tcPr>
          <w:p w14:paraId="6B70FAF1" w14:textId="7F985176" w:rsidR="00FA1C8C" w:rsidRDefault="00FA1C8C" w:rsidP="00FA1C8C">
            <w:pPr>
              <w:tabs>
                <w:tab w:val="left" w:pos="8318"/>
              </w:tabs>
              <w:rPr>
                <w:rFonts w:asciiTheme="minorBidi" w:hAnsiTheme="minorBidi" w:cs="2  Roya"/>
              </w:rPr>
            </w:pPr>
          </w:p>
        </w:tc>
      </w:tr>
      <w:tr w:rsidR="00FA1C8C" w14:paraId="4B71C1F6" w14:textId="77777777" w:rsidTr="00CD67F3">
        <w:trPr>
          <w:trHeight w:val="282"/>
        </w:trPr>
        <w:tc>
          <w:tcPr>
            <w:tcW w:w="663" w:type="dxa"/>
          </w:tcPr>
          <w:p w14:paraId="1061D331" w14:textId="77777777" w:rsidR="00FA1C8C" w:rsidRDefault="00FA1C8C" w:rsidP="00FA1C8C">
            <w:pPr>
              <w:tabs>
                <w:tab w:val="left" w:pos="8318"/>
              </w:tabs>
              <w:rPr>
                <w:rFonts w:asciiTheme="minorBidi" w:hAnsiTheme="minorBidi" w:cs="2  Roya"/>
              </w:rPr>
            </w:pPr>
          </w:p>
        </w:tc>
        <w:tc>
          <w:tcPr>
            <w:tcW w:w="663" w:type="dxa"/>
          </w:tcPr>
          <w:p w14:paraId="13EFB640" w14:textId="77777777" w:rsidR="00FA1C8C" w:rsidRDefault="00FA1C8C" w:rsidP="00FA1C8C">
            <w:pPr>
              <w:tabs>
                <w:tab w:val="left" w:pos="8318"/>
              </w:tabs>
              <w:rPr>
                <w:rFonts w:asciiTheme="minorBidi" w:hAnsiTheme="minorBidi" w:cs="2  Roya"/>
              </w:rPr>
            </w:pPr>
          </w:p>
        </w:tc>
        <w:tc>
          <w:tcPr>
            <w:tcW w:w="663" w:type="dxa"/>
          </w:tcPr>
          <w:p w14:paraId="6E2F789C" w14:textId="77777777" w:rsidR="00FA1C8C" w:rsidRDefault="00FA1C8C" w:rsidP="00FA1C8C">
            <w:pPr>
              <w:tabs>
                <w:tab w:val="left" w:pos="8318"/>
              </w:tabs>
              <w:rPr>
                <w:rFonts w:asciiTheme="minorBidi" w:hAnsiTheme="minorBidi" w:cs="2  Roya"/>
              </w:rPr>
            </w:pPr>
          </w:p>
        </w:tc>
        <w:tc>
          <w:tcPr>
            <w:tcW w:w="663" w:type="dxa"/>
          </w:tcPr>
          <w:p w14:paraId="2E32DDD4" w14:textId="77777777" w:rsidR="00FA1C8C" w:rsidRDefault="00FA1C8C" w:rsidP="00FA1C8C">
            <w:pPr>
              <w:tabs>
                <w:tab w:val="left" w:pos="8318"/>
              </w:tabs>
              <w:rPr>
                <w:rFonts w:asciiTheme="minorBidi" w:hAnsiTheme="minorBidi" w:cs="2  Roya"/>
              </w:rPr>
            </w:pPr>
          </w:p>
        </w:tc>
        <w:tc>
          <w:tcPr>
            <w:tcW w:w="664" w:type="dxa"/>
          </w:tcPr>
          <w:p w14:paraId="10EDF7D3" w14:textId="77777777" w:rsidR="00FA1C8C" w:rsidRDefault="00FA1C8C" w:rsidP="00FA1C8C">
            <w:pPr>
              <w:tabs>
                <w:tab w:val="left" w:pos="8318"/>
              </w:tabs>
              <w:rPr>
                <w:rFonts w:asciiTheme="minorBidi" w:hAnsiTheme="minorBidi" w:cs="2  Roya"/>
              </w:rPr>
            </w:pPr>
          </w:p>
        </w:tc>
        <w:tc>
          <w:tcPr>
            <w:tcW w:w="664" w:type="dxa"/>
          </w:tcPr>
          <w:p w14:paraId="14492363" w14:textId="77777777" w:rsidR="00FA1C8C" w:rsidRDefault="00FA1C8C" w:rsidP="00FA1C8C">
            <w:pPr>
              <w:tabs>
                <w:tab w:val="left" w:pos="8318"/>
              </w:tabs>
              <w:rPr>
                <w:rFonts w:asciiTheme="minorBidi" w:hAnsiTheme="minorBidi" w:cs="2  Roya"/>
              </w:rPr>
            </w:pPr>
          </w:p>
        </w:tc>
        <w:tc>
          <w:tcPr>
            <w:tcW w:w="665" w:type="dxa"/>
          </w:tcPr>
          <w:p w14:paraId="7074C9E1" w14:textId="26727B39" w:rsidR="00FA1C8C" w:rsidRDefault="00FA1C8C" w:rsidP="00FA1C8C">
            <w:pPr>
              <w:tabs>
                <w:tab w:val="left" w:pos="8318"/>
              </w:tabs>
              <w:rPr>
                <w:rFonts w:asciiTheme="minorBidi" w:hAnsiTheme="minorBidi" w:cs="2  Roya"/>
              </w:rPr>
            </w:pPr>
          </w:p>
        </w:tc>
      </w:tr>
    </w:tbl>
    <w:p w14:paraId="4CD955DE" w14:textId="77777777" w:rsidR="00FA1C8C" w:rsidRPr="00FA1C8C" w:rsidRDefault="00FA1C8C" w:rsidP="00FA1C8C">
      <w:pPr>
        <w:rPr>
          <w:rFonts w:asciiTheme="minorBidi" w:hAnsiTheme="minorBidi" w:cs="2  Roya"/>
        </w:rPr>
      </w:pPr>
    </w:p>
    <w:p w14:paraId="06A56803" w14:textId="77777777" w:rsidR="00FA1C8C" w:rsidRPr="00FA1C8C" w:rsidRDefault="00FA1C8C" w:rsidP="00FA1C8C">
      <w:pPr>
        <w:rPr>
          <w:rFonts w:asciiTheme="minorBidi" w:hAnsiTheme="minorBidi" w:cs="2  Roya"/>
        </w:rPr>
      </w:pPr>
    </w:p>
    <w:p w14:paraId="4F67EB87" w14:textId="77777777" w:rsidR="00FA1C8C" w:rsidRDefault="00FA1C8C" w:rsidP="00FA1C8C">
      <w:pPr>
        <w:rPr>
          <w:rFonts w:asciiTheme="minorBidi" w:hAnsiTheme="minorBidi" w:cs="2  Roya"/>
        </w:rPr>
      </w:pPr>
    </w:p>
    <w:p w14:paraId="48CAEE09" w14:textId="77777777" w:rsidR="00FA1C8C" w:rsidRDefault="00FA1C8C" w:rsidP="00FA1C8C">
      <w:pPr>
        <w:jc w:val="center"/>
        <w:rPr>
          <w:rFonts w:asciiTheme="minorBidi" w:hAnsiTheme="minorBidi" w:cs="2  Roya"/>
        </w:rPr>
      </w:pPr>
    </w:p>
    <w:p w14:paraId="773D7E62" w14:textId="77777777" w:rsidR="0037675C" w:rsidRDefault="0037675C" w:rsidP="00FA1C8C">
      <w:pPr>
        <w:jc w:val="center"/>
        <w:rPr>
          <w:rFonts w:asciiTheme="minorBidi" w:hAnsiTheme="minorBidi" w:cs="2  Roya"/>
        </w:rPr>
      </w:pPr>
    </w:p>
    <w:p w14:paraId="16881CC3" w14:textId="77777777" w:rsidR="0037675C" w:rsidRDefault="0037675C" w:rsidP="00FA1C8C">
      <w:pPr>
        <w:jc w:val="center"/>
        <w:rPr>
          <w:rFonts w:asciiTheme="minorBidi" w:hAnsiTheme="minorBidi" w:cs="2  Roya"/>
        </w:rPr>
      </w:pPr>
    </w:p>
    <w:p w14:paraId="45D136FC" w14:textId="77777777" w:rsidR="0037675C" w:rsidRDefault="0037675C" w:rsidP="00FA1C8C">
      <w:pPr>
        <w:jc w:val="center"/>
        <w:rPr>
          <w:rFonts w:asciiTheme="minorBidi" w:hAnsiTheme="minorBidi" w:cs="2  Roya"/>
        </w:rPr>
      </w:pPr>
    </w:p>
    <w:p w14:paraId="0DC06FBB" w14:textId="77777777" w:rsidR="0037675C" w:rsidRDefault="0037675C" w:rsidP="00FA1C8C">
      <w:pPr>
        <w:jc w:val="center"/>
        <w:rPr>
          <w:rFonts w:asciiTheme="minorBidi" w:hAnsiTheme="minorBidi" w:cs="2  Roya"/>
        </w:rPr>
      </w:pPr>
      <w:commentRangeStart w:id="40"/>
    </w:p>
    <w:tbl>
      <w:tblPr>
        <w:tblpPr w:leftFromText="180" w:rightFromText="180" w:vertAnchor="text" w:horzAnchor="page" w:tblpX="1394" w:tblpY="5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130"/>
        <w:gridCol w:w="1352"/>
        <w:gridCol w:w="2605"/>
        <w:gridCol w:w="2089"/>
        <w:gridCol w:w="804"/>
      </w:tblGrid>
      <w:tr w:rsidR="0075697C" w14:paraId="53F14210" w14:textId="77777777" w:rsidTr="00C150B7">
        <w:trPr>
          <w:trHeight w:val="694"/>
        </w:trPr>
        <w:tc>
          <w:tcPr>
            <w:tcW w:w="8980" w:type="dxa"/>
            <w:gridSpan w:val="5"/>
            <w:shd w:val="clear" w:color="auto" w:fill="BB6655"/>
          </w:tcPr>
          <w:p w14:paraId="51696916" w14:textId="1810B840" w:rsidR="0075697C" w:rsidRDefault="00BC00E2" w:rsidP="00BC00E2">
            <w:pPr>
              <w:jc w:val="center"/>
              <w:rPr>
                <w:rFonts w:asciiTheme="minorBidi" w:hAnsiTheme="minorBidi" w:cs="2  Roya"/>
              </w:rPr>
            </w:pPr>
            <w:r>
              <w:rPr>
                <w:rFonts w:asciiTheme="minorBidi" w:hAnsiTheme="minorBidi" w:cs="2  Roya" w:hint="cs"/>
                <w:rtl/>
              </w:rPr>
              <w:t>لیس</w:t>
            </w:r>
            <w:r w:rsidR="00851203">
              <w:rPr>
                <w:rFonts w:asciiTheme="minorBidi" w:hAnsiTheme="minorBidi" w:cs="2  Roya" w:hint="cs"/>
                <w:rtl/>
              </w:rPr>
              <w:t>ت هنرجویان</w:t>
            </w:r>
          </w:p>
        </w:tc>
      </w:tr>
      <w:tr w:rsidR="00D547B0" w14:paraId="4C7DB118" w14:textId="77777777" w:rsidTr="00BC00E2">
        <w:trPr>
          <w:trHeight w:val="911"/>
        </w:trPr>
        <w:tc>
          <w:tcPr>
            <w:tcW w:w="2130" w:type="dxa"/>
            <w:vMerge w:val="restart"/>
            <w:shd w:val="clear" w:color="auto" w:fill="CAEDFB" w:themeFill="accent4" w:themeFillTint="33"/>
          </w:tcPr>
          <w:p w14:paraId="77504122" w14:textId="77777777" w:rsidR="00D547B0" w:rsidRDefault="00D547B0" w:rsidP="00C150B7">
            <w:pPr>
              <w:jc w:val="center"/>
              <w:rPr>
                <w:rFonts w:asciiTheme="minorBidi" w:hAnsiTheme="minorBidi" w:cs="2  Roya"/>
              </w:rPr>
            </w:pPr>
          </w:p>
          <w:p w14:paraId="783DC88F" w14:textId="3FA17833" w:rsidR="00C150B7" w:rsidRPr="00C150B7" w:rsidRDefault="00085630" w:rsidP="00544D32">
            <w:pPr>
              <w:jc w:val="center"/>
              <w:rPr>
                <w:rFonts w:asciiTheme="minorBidi" w:hAnsiTheme="minorBidi" w:cs="2  Roya"/>
                <w:rtl/>
                <w:lang w:bidi="fa-IR"/>
              </w:rPr>
            </w:pPr>
            <w:r>
              <w:rPr>
                <w:rFonts w:asciiTheme="minorBidi" w:hAnsiTheme="minorBidi" w:cs="2  Roya" w:hint="cs"/>
                <w:rtl/>
                <w:lang w:bidi="fa-IR"/>
              </w:rPr>
              <w:t>کد‌م</w:t>
            </w:r>
            <w:r w:rsidR="00FB45B8">
              <w:rPr>
                <w:rFonts w:asciiTheme="minorBidi" w:hAnsiTheme="minorBidi" w:cs="2  Roya" w:hint="cs"/>
                <w:rtl/>
                <w:lang w:bidi="fa-IR"/>
              </w:rPr>
              <w:t>لی</w:t>
            </w:r>
          </w:p>
        </w:tc>
        <w:tc>
          <w:tcPr>
            <w:tcW w:w="1352" w:type="dxa"/>
            <w:vMerge w:val="restart"/>
            <w:shd w:val="clear" w:color="auto" w:fill="CAEDFB" w:themeFill="accent4" w:themeFillTint="33"/>
          </w:tcPr>
          <w:p w14:paraId="09817B92" w14:textId="77777777" w:rsidR="00D547B0" w:rsidRDefault="00D547B0" w:rsidP="00C150B7">
            <w:pPr>
              <w:jc w:val="center"/>
              <w:rPr>
                <w:rFonts w:asciiTheme="minorBidi" w:hAnsiTheme="minorBidi" w:cs="2  Roya"/>
              </w:rPr>
            </w:pPr>
          </w:p>
          <w:p w14:paraId="6C64F351" w14:textId="37BA8E84" w:rsidR="00544D32" w:rsidRPr="00544D32" w:rsidRDefault="00544D32" w:rsidP="00544D32">
            <w:pPr>
              <w:jc w:val="center"/>
              <w:rPr>
                <w:rFonts w:asciiTheme="minorBidi" w:hAnsiTheme="minorBidi" w:cs="2  Roya"/>
              </w:rPr>
            </w:pPr>
            <w:r>
              <w:rPr>
                <w:rFonts w:asciiTheme="minorBidi" w:hAnsiTheme="minorBidi" w:cs="2  Roya" w:hint="cs"/>
                <w:rtl/>
              </w:rPr>
              <w:t>نام پدر</w:t>
            </w:r>
          </w:p>
        </w:tc>
        <w:tc>
          <w:tcPr>
            <w:tcW w:w="4694" w:type="dxa"/>
            <w:gridSpan w:val="2"/>
            <w:shd w:val="clear" w:color="auto" w:fill="CAEDFB" w:themeFill="accent4" w:themeFillTint="33"/>
          </w:tcPr>
          <w:p w14:paraId="79D090C1" w14:textId="67A89CF8" w:rsidR="00D547B0" w:rsidRDefault="00851203" w:rsidP="00C150B7">
            <w:pPr>
              <w:jc w:val="center"/>
              <w:rPr>
                <w:rFonts w:asciiTheme="minorBidi" w:hAnsiTheme="minorBidi" w:cs="2  Roya"/>
              </w:rPr>
            </w:pPr>
            <w:r>
              <w:rPr>
                <w:rFonts w:asciiTheme="minorBidi" w:hAnsiTheme="minorBidi" w:cs="2  Roya" w:hint="cs"/>
                <w:rtl/>
              </w:rPr>
              <w:t xml:space="preserve">نام و </w:t>
            </w:r>
            <w:r w:rsidR="00312E5C">
              <w:rPr>
                <w:rFonts w:asciiTheme="minorBidi" w:hAnsiTheme="minorBidi" w:cs="2  Roya" w:hint="cs"/>
                <w:rtl/>
              </w:rPr>
              <w:t>نام‌خانوادگی</w:t>
            </w:r>
          </w:p>
        </w:tc>
        <w:tc>
          <w:tcPr>
            <w:tcW w:w="804" w:type="dxa"/>
            <w:vMerge w:val="restart"/>
            <w:shd w:val="clear" w:color="auto" w:fill="CAEDFB" w:themeFill="accent4" w:themeFillTint="33"/>
          </w:tcPr>
          <w:p w14:paraId="54A53AFE" w14:textId="77777777" w:rsidR="00D547B0" w:rsidRDefault="00D547B0" w:rsidP="00C150B7">
            <w:pPr>
              <w:jc w:val="center"/>
              <w:rPr>
                <w:rFonts w:asciiTheme="minorBidi" w:hAnsiTheme="minorBidi" w:cs="2  Roya"/>
              </w:rPr>
            </w:pPr>
          </w:p>
          <w:p w14:paraId="7543FE3F" w14:textId="06F13BEA" w:rsidR="00D547B0" w:rsidRPr="00C150B7" w:rsidRDefault="00D547B0" w:rsidP="00C150B7">
            <w:pPr>
              <w:rPr>
                <w:rFonts w:asciiTheme="minorBidi" w:hAnsiTheme="minorBidi" w:cs="2  Roya"/>
                <w:sz w:val="28"/>
                <w:szCs w:val="28"/>
              </w:rPr>
            </w:pPr>
            <w:r w:rsidRPr="00C150B7">
              <w:rPr>
                <w:rFonts w:asciiTheme="minorBidi" w:hAnsiTheme="minorBidi" w:cs="2  Roya" w:hint="cs"/>
                <w:sz w:val="28"/>
                <w:szCs w:val="28"/>
                <w:rtl/>
              </w:rPr>
              <w:t>ردیف</w:t>
            </w:r>
          </w:p>
        </w:tc>
      </w:tr>
      <w:tr w:rsidR="00312E5C" w14:paraId="17FC67BF" w14:textId="77777777" w:rsidTr="00312E5C">
        <w:trPr>
          <w:trHeight w:val="833"/>
        </w:trPr>
        <w:tc>
          <w:tcPr>
            <w:tcW w:w="2130" w:type="dxa"/>
            <w:vMerge/>
            <w:shd w:val="clear" w:color="auto" w:fill="CAEDFB" w:themeFill="accent4" w:themeFillTint="33"/>
          </w:tcPr>
          <w:p w14:paraId="0443AB34" w14:textId="77777777" w:rsidR="00312E5C" w:rsidRDefault="00312E5C" w:rsidP="00C150B7">
            <w:pPr>
              <w:jc w:val="center"/>
              <w:rPr>
                <w:rFonts w:asciiTheme="minorBidi" w:hAnsiTheme="minorBidi" w:cs="2  Roya"/>
              </w:rPr>
            </w:pPr>
          </w:p>
        </w:tc>
        <w:tc>
          <w:tcPr>
            <w:tcW w:w="1352" w:type="dxa"/>
            <w:vMerge/>
            <w:shd w:val="clear" w:color="auto" w:fill="CAEDFB" w:themeFill="accent4" w:themeFillTint="33"/>
          </w:tcPr>
          <w:p w14:paraId="330B9AE5" w14:textId="77777777" w:rsidR="00312E5C" w:rsidRDefault="00312E5C" w:rsidP="00C150B7">
            <w:pPr>
              <w:jc w:val="center"/>
              <w:rPr>
                <w:rFonts w:asciiTheme="minorBidi" w:hAnsiTheme="minorBidi" w:cs="2  Roya"/>
              </w:rPr>
            </w:pPr>
          </w:p>
        </w:tc>
        <w:tc>
          <w:tcPr>
            <w:tcW w:w="2605" w:type="dxa"/>
            <w:shd w:val="clear" w:color="auto" w:fill="CAEDFB" w:themeFill="accent4" w:themeFillTint="33"/>
          </w:tcPr>
          <w:p w14:paraId="5F421516" w14:textId="192B18E1" w:rsidR="00312E5C" w:rsidRDefault="0064708F" w:rsidP="00C150B7">
            <w:pPr>
              <w:jc w:val="center"/>
              <w:rPr>
                <w:rFonts w:asciiTheme="minorBidi" w:hAnsiTheme="minorBidi" w:cs="2  Roya"/>
              </w:rPr>
            </w:pPr>
            <w:r>
              <w:rPr>
                <w:rFonts w:asciiTheme="minorBidi" w:hAnsiTheme="minorBidi" w:cs="2  Roya" w:hint="cs"/>
                <w:rtl/>
              </w:rPr>
              <w:t>نام‌خانوادگی</w:t>
            </w:r>
          </w:p>
        </w:tc>
        <w:tc>
          <w:tcPr>
            <w:tcW w:w="2089" w:type="dxa"/>
            <w:shd w:val="clear" w:color="auto" w:fill="CAEDFB" w:themeFill="accent4" w:themeFillTint="33"/>
          </w:tcPr>
          <w:p w14:paraId="19CB06DC" w14:textId="33156C9A" w:rsidR="00312E5C" w:rsidRDefault="00312E5C" w:rsidP="00C150B7">
            <w:pPr>
              <w:jc w:val="center"/>
              <w:rPr>
                <w:rFonts w:asciiTheme="minorBidi" w:hAnsiTheme="minorBidi" w:cs="2  Roya"/>
              </w:rPr>
            </w:pPr>
            <w:r>
              <w:rPr>
                <w:rFonts w:asciiTheme="minorBidi" w:hAnsiTheme="minorBidi" w:cs="2  Roya" w:hint="cs"/>
                <w:rtl/>
              </w:rPr>
              <w:t>نام</w:t>
            </w:r>
          </w:p>
        </w:tc>
        <w:tc>
          <w:tcPr>
            <w:tcW w:w="804" w:type="dxa"/>
            <w:vMerge/>
            <w:shd w:val="clear" w:color="auto" w:fill="CAEDFB" w:themeFill="accent4" w:themeFillTint="33"/>
          </w:tcPr>
          <w:p w14:paraId="052FDB4A" w14:textId="6BCC5AFA" w:rsidR="00312E5C" w:rsidRDefault="00312E5C" w:rsidP="00C150B7">
            <w:pPr>
              <w:jc w:val="center"/>
              <w:rPr>
                <w:rFonts w:asciiTheme="minorBidi" w:hAnsiTheme="minorBidi" w:cs="2  Roya"/>
              </w:rPr>
            </w:pPr>
          </w:p>
        </w:tc>
      </w:tr>
      <w:tr w:rsidR="00312E5C" w14:paraId="7B17CAC1" w14:textId="77777777" w:rsidTr="00312E5C">
        <w:trPr>
          <w:trHeight w:val="650"/>
        </w:trPr>
        <w:tc>
          <w:tcPr>
            <w:tcW w:w="2130" w:type="dxa"/>
          </w:tcPr>
          <w:p w14:paraId="34DDB214" w14:textId="77777777" w:rsidR="00312E5C" w:rsidRDefault="00312E5C" w:rsidP="00C150B7">
            <w:pPr>
              <w:jc w:val="center"/>
              <w:rPr>
                <w:rFonts w:asciiTheme="minorBidi" w:hAnsiTheme="minorBidi" w:cs="2  Roya"/>
              </w:rPr>
            </w:pPr>
          </w:p>
        </w:tc>
        <w:tc>
          <w:tcPr>
            <w:tcW w:w="1352" w:type="dxa"/>
          </w:tcPr>
          <w:p w14:paraId="38056E47" w14:textId="77777777" w:rsidR="00312E5C" w:rsidRDefault="00312E5C" w:rsidP="00C150B7">
            <w:pPr>
              <w:jc w:val="center"/>
              <w:rPr>
                <w:rFonts w:asciiTheme="minorBidi" w:hAnsiTheme="minorBidi" w:cs="2  Roya"/>
              </w:rPr>
            </w:pPr>
          </w:p>
        </w:tc>
        <w:tc>
          <w:tcPr>
            <w:tcW w:w="2605" w:type="dxa"/>
          </w:tcPr>
          <w:p w14:paraId="4364586F" w14:textId="77777777" w:rsidR="00312E5C" w:rsidRDefault="00312E5C" w:rsidP="00C150B7">
            <w:pPr>
              <w:jc w:val="center"/>
              <w:rPr>
                <w:rFonts w:asciiTheme="minorBidi" w:hAnsiTheme="minorBidi" w:cs="2  Roya"/>
              </w:rPr>
            </w:pPr>
          </w:p>
        </w:tc>
        <w:tc>
          <w:tcPr>
            <w:tcW w:w="2089" w:type="dxa"/>
          </w:tcPr>
          <w:p w14:paraId="236D881B" w14:textId="77777777" w:rsidR="00312E5C" w:rsidRDefault="00312E5C" w:rsidP="00C150B7">
            <w:pPr>
              <w:jc w:val="center"/>
              <w:rPr>
                <w:rFonts w:asciiTheme="minorBidi" w:hAnsiTheme="minorBidi" w:cs="2  Roya"/>
              </w:rPr>
            </w:pPr>
          </w:p>
        </w:tc>
        <w:tc>
          <w:tcPr>
            <w:tcW w:w="804" w:type="dxa"/>
          </w:tcPr>
          <w:p w14:paraId="7BA16E77" w14:textId="6B99720D" w:rsidR="00312E5C" w:rsidRDefault="0064708F" w:rsidP="00C150B7">
            <w:pPr>
              <w:jc w:val="center"/>
              <w:rPr>
                <w:rFonts w:asciiTheme="minorBidi" w:hAnsiTheme="minorBidi" w:cs="2  Roya"/>
              </w:rPr>
            </w:pPr>
            <w:r>
              <w:rPr>
                <w:rFonts w:asciiTheme="minorBidi" w:hAnsiTheme="minorBidi" w:cs="2  Roya"/>
              </w:rPr>
              <w:t>1</w:t>
            </w:r>
          </w:p>
        </w:tc>
      </w:tr>
      <w:tr w:rsidR="00312E5C" w14:paraId="348801B0" w14:textId="77777777" w:rsidTr="00312E5C">
        <w:trPr>
          <w:trHeight w:val="572"/>
        </w:trPr>
        <w:tc>
          <w:tcPr>
            <w:tcW w:w="2130" w:type="dxa"/>
          </w:tcPr>
          <w:p w14:paraId="453073A0" w14:textId="77777777" w:rsidR="00312E5C" w:rsidRDefault="00312E5C" w:rsidP="00C150B7">
            <w:pPr>
              <w:jc w:val="center"/>
              <w:rPr>
                <w:rFonts w:asciiTheme="minorBidi" w:hAnsiTheme="minorBidi" w:cs="2  Roya"/>
              </w:rPr>
            </w:pPr>
          </w:p>
        </w:tc>
        <w:tc>
          <w:tcPr>
            <w:tcW w:w="1352" w:type="dxa"/>
          </w:tcPr>
          <w:p w14:paraId="6ED091D2" w14:textId="77777777" w:rsidR="00312E5C" w:rsidRDefault="00312E5C" w:rsidP="00C150B7">
            <w:pPr>
              <w:jc w:val="center"/>
              <w:rPr>
                <w:rFonts w:asciiTheme="minorBidi" w:hAnsiTheme="minorBidi" w:cs="2  Roya"/>
              </w:rPr>
            </w:pPr>
          </w:p>
        </w:tc>
        <w:tc>
          <w:tcPr>
            <w:tcW w:w="2605" w:type="dxa"/>
          </w:tcPr>
          <w:p w14:paraId="5277172E" w14:textId="77777777" w:rsidR="00312E5C" w:rsidRDefault="00312E5C" w:rsidP="00C150B7">
            <w:pPr>
              <w:jc w:val="center"/>
              <w:rPr>
                <w:rFonts w:asciiTheme="minorBidi" w:hAnsiTheme="minorBidi" w:cs="2  Roya"/>
              </w:rPr>
            </w:pPr>
          </w:p>
        </w:tc>
        <w:tc>
          <w:tcPr>
            <w:tcW w:w="2089" w:type="dxa"/>
          </w:tcPr>
          <w:p w14:paraId="110DECBA" w14:textId="77777777" w:rsidR="00312E5C" w:rsidRDefault="00312E5C" w:rsidP="00C150B7">
            <w:pPr>
              <w:jc w:val="center"/>
              <w:rPr>
                <w:rFonts w:asciiTheme="minorBidi" w:hAnsiTheme="minorBidi" w:cs="2  Roya"/>
              </w:rPr>
            </w:pPr>
          </w:p>
        </w:tc>
        <w:tc>
          <w:tcPr>
            <w:tcW w:w="804" w:type="dxa"/>
          </w:tcPr>
          <w:p w14:paraId="3DC11D26" w14:textId="78B952BB" w:rsidR="00312E5C" w:rsidRDefault="0064708F" w:rsidP="00C150B7">
            <w:pPr>
              <w:jc w:val="center"/>
              <w:rPr>
                <w:rFonts w:asciiTheme="minorBidi" w:hAnsiTheme="minorBidi" w:cs="2  Roya"/>
              </w:rPr>
            </w:pPr>
            <w:r>
              <w:rPr>
                <w:rFonts w:asciiTheme="minorBidi" w:hAnsiTheme="minorBidi" w:cs="2  Roya"/>
              </w:rPr>
              <w:t>2</w:t>
            </w:r>
          </w:p>
        </w:tc>
      </w:tr>
      <w:tr w:rsidR="00312E5C" w14:paraId="4C732CD5" w14:textId="77777777" w:rsidTr="00312E5C">
        <w:trPr>
          <w:trHeight w:val="684"/>
        </w:trPr>
        <w:tc>
          <w:tcPr>
            <w:tcW w:w="2130" w:type="dxa"/>
          </w:tcPr>
          <w:p w14:paraId="4E961E6E" w14:textId="77777777" w:rsidR="00312E5C" w:rsidRDefault="00312E5C" w:rsidP="00C150B7">
            <w:pPr>
              <w:jc w:val="center"/>
              <w:rPr>
                <w:rFonts w:asciiTheme="minorBidi" w:hAnsiTheme="minorBidi" w:cs="2  Roya"/>
              </w:rPr>
            </w:pPr>
          </w:p>
        </w:tc>
        <w:tc>
          <w:tcPr>
            <w:tcW w:w="1352" w:type="dxa"/>
          </w:tcPr>
          <w:p w14:paraId="701A3547" w14:textId="77777777" w:rsidR="00312E5C" w:rsidRDefault="00312E5C" w:rsidP="00C150B7">
            <w:pPr>
              <w:jc w:val="center"/>
              <w:rPr>
                <w:rFonts w:asciiTheme="minorBidi" w:hAnsiTheme="minorBidi" w:cs="2  Roya"/>
              </w:rPr>
            </w:pPr>
          </w:p>
        </w:tc>
        <w:tc>
          <w:tcPr>
            <w:tcW w:w="2605" w:type="dxa"/>
          </w:tcPr>
          <w:p w14:paraId="387AE466" w14:textId="77777777" w:rsidR="00312E5C" w:rsidRDefault="00312E5C" w:rsidP="00C150B7">
            <w:pPr>
              <w:jc w:val="center"/>
              <w:rPr>
                <w:rFonts w:asciiTheme="minorBidi" w:hAnsiTheme="minorBidi" w:cs="2  Roya"/>
              </w:rPr>
            </w:pPr>
          </w:p>
        </w:tc>
        <w:tc>
          <w:tcPr>
            <w:tcW w:w="2089" w:type="dxa"/>
          </w:tcPr>
          <w:p w14:paraId="50822A5E" w14:textId="77777777" w:rsidR="00312E5C" w:rsidRDefault="00312E5C" w:rsidP="00C150B7">
            <w:pPr>
              <w:jc w:val="center"/>
              <w:rPr>
                <w:rFonts w:asciiTheme="minorBidi" w:hAnsiTheme="minorBidi" w:cs="2  Roya"/>
              </w:rPr>
            </w:pPr>
          </w:p>
        </w:tc>
        <w:tc>
          <w:tcPr>
            <w:tcW w:w="804" w:type="dxa"/>
          </w:tcPr>
          <w:p w14:paraId="5D98DD6B" w14:textId="78A7D36E" w:rsidR="00312E5C" w:rsidRDefault="0064708F" w:rsidP="00C150B7">
            <w:pPr>
              <w:jc w:val="center"/>
              <w:rPr>
                <w:rFonts w:asciiTheme="minorBidi" w:hAnsiTheme="minorBidi" w:cs="2  Roya"/>
              </w:rPr>
            </w:pPr>
            <w:r>
              <w:rPr>
                <w:rFonts w:asciiTheme="minorBidi" w:hAnsiTheme="minorBidi" w:cs="2  Roya"/>
              </w:rPr>
              <w:t>3</w:t>
            </w:r>
          </w:p>
        </w:tc>
      </w:tr>
    </w:tbl>
    <w:commentRangeEnd w:id="40"/>
    <w:p w14:paraId="326AF533" w14:textId="77777777" w:rsidR="0037675C" w:rsidRDefault="00A61227" w:rsidP="00FA1C8C">
      <w:pPr>
        <w:jc w:val="center"/>
        <w:rPr>
          <w:rFonts w:asciiTheme="minorBidi" w:hAnsiTheme="minorBidi" w:cs="2  Roya"/>
        </w:rPr>
      </w:pPr>
      <w:r>
        <w:rPr>
          <w:rStyle w:val="CommentReference"/>
          <w:rFonts w:asciiTheme="minorBidi" w:hAnsiTheme="minorBidi" w:cs="2  Roya"/>
          <w:sz w:val="24"/>
          <w:szCs w:val="24"/>
        </w:rPr>
        <w:commentReference w:id="40"/>
      </w:r>
    </w:p>
    <w:p w14:paraId="50E5EFCF" w14:textId="77777777" w:rsidR="0037675C" w:rsidRDefault="0037675C" w:rsidP="00FA1C8C">
      <w:pPr>
        <w:jc w:val="center"/>
        <w:rPr>
          <w:rFonts w:asciiTheme="minorBidi" w:hAnsiTheme="minorBidi" w:cs="2  Roya"/>
        </w:rPr>
      </w:pPr>
    </w:p>
    <w:p w14:paraId="126A8E73" w14:textId="7D0A83B7" w:rsidR="0037675C" w:rsidRDefault="00DE3936" w:rsidP="00FA1C8C">
      <w:pPr>
        <w:jc w:val="center"/>
        <w:rPr>
          <w:rFonts w:asciiTheme="minorBidi" w:hAnsiTheme="minorBidi" w:cs="2  Roya"/>
        </w:rPr>
      </w:pPr>
      <w:commentRangeStart w:id="41"/>
      <w:r>
        <w:rPr>
          <w:rFonts w:asciiTheme="minorBidi" w:hAnsiTheme="minorBidi" w:cs="2  Roya"/>
          <w:noProof/>
        </w:rPr>
        <w:lastRenderedPageBreak/>
        <w:drawing>
          <wp:inline distT="0" distB="0" distL="0" distR="0" wp14:anchorId="176BEC15" wp14:editId="6295E08E">
            <wp:extent cx="5943600" cy="3962400"/>
            <wp:effectExtent l="114300" t="57150" r="57150" b="133350"/>
            <wp:docPr id="122826567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265678" name="Picture 1228265678"/>
                    <pic:cNvPicPr/>
                  </pic:nvPicPr>
                  <pic:blipFill>
                    <a:blip r:embed="rId14" cstate="print">
                      <a:alphaModFix amt="20000"/>
                      <a:extLst>
                        <a:ext uri="{28A0092B-C50C-407E-A947-70E740481C1C}">
                          <a14:useLocalDpi xmlns:a14="http://schemas.microsoft.com/office/drawing/2010/main" val="0"/>
                        </a:ext>
                      </a:extLst>
                    </a:blip>
                    <a:stretch>
                      <a:fillRect/>
                    </a:stretch>
                  </pic:blipFill>
                  <pic:spPr>
                    <a:xfrm>
                      <a:off x="0" y="0"/>
                      <a:ext cx="5943600" cy="3962400"/>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inline>
        </w:drawing>
      </w:r>
      <w:commentRangeEnd w:id="41"/>
      <w:r w:rsidR="00147F02">
        <w:rPr>
          <w:rStyle w:val="CommentReference"/>
          <w:rFonts w:asciiTheme="minorBidi" w:hAnsiTheme="minorBidi" w:cs="2  Roya"/>
          <w:sz w:val="24"/>
          <w:szCs w:val="24"/>
        </w:rPr>
        <w:commentReference w:id="41"/>
      </w:r>
    </w:p>
    <w:p w14:paraId="784927C8" w14:textId="06AC7CD9" w:rsidR="0037675C" w:rsidRDefault="00236991" w:rsidP="00C00198">
      <w:pPr>
        <w:tabs>
          <w:tab w:val="left" w:pos="6717"/>
        </w:tabs>
        <w:rPr>
          <w:rFonts w:asciiTheme="minorBidi" w:hAnsiTheme="minorBidi" w:cs="2  Roya"/>
        </w:rPr>
      </w:pPr>
      <w:r w:rsidRPr="00236991">
        <w:rPr>
          <w:rFonts w:asciiTheme="minorBidi" w:hAnsiTheme="minorBidi" w:cs="2  Roya"/>
          <w:noProof/>
        </w:rPr>
        <mc:AlternateContent>
          <mc:Choice Requires="wps">
            <w:drawing>
              <wp:anchor distT="91440" distB="91440" distL="137160" distR="137160" simplePos="0" relativeHeight="251659264" behindDoc="0" locked="0" layoutInCell="0" allowOverlap="1" wp14:anchorId="65D15D4D" wp14:editId="3302909A">
                <wp:simplePos x="0" y="0"/>
                <wp:positionH relativeFrom="margin">
                  <wp:posOffset>2700020</wp:posOffset>
                </wp:positionH>
                <wp:positionV relativeFrom="margin">
                  <wp:posOffset>-306705</wp:posOffset>
                </wp:positionV>
                <wp:extent cx="958215" cy="2606040"/>
                <wp:effectExtent l="0" t="4762" r="8572" b="8573"/>
                <wp:wrapSquare wrapText="bothSides"/>
                <wp:docPr id="306" name="AutoShap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5400000">
                          <a:off x="0" y="0"/>
                          <a:ext cx="958215" cy="2606040"/>
                        </a:xfrm>
                        <a:prstGeom prst="roundRect">
                          <a:avLst>
                            <a:gd name="adj" fmla="val 13032"/>
                          </a:avLst>
                        </a:prstGeom>
                        <a:solidFill>
                          <a:schemeClr val="accent1"/>
                        </a:solidFill>
                      </wps:spPr>
                      <wps:txbx>
                        <w:txbxContent>
                          <w:p w14:paraId="51C67459" w14:textId="09BDC0C4" w:rsidR="00043323" w:rsidRPr="00011D36" w:rsidRDefault="00043323" w:rsidP="00043323">
                            <w:pPr>
                              <w:jc w:val="center"/>
                              <w:rPr>
                                <w:rFonts w:asciiTheme="majorHAnsi" w:eastAsiaTheme="majorEastAsia" w:hAnsiTheme="majorHAnsi" w:cstheme="majorBidi"/>
                                <w:i/>
                                <w:iCs/>
                                <w:color w:val="FFFFFF" w:themeColor="background1"/>
                                <w:sz w:val="28"/>
                                <w:szCs w:val="28"/>
                                <w:lang w:bidi="fa-IR"/>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Pr>
                                <w:rFonts w:asciiTheme="majorHAnsi" w:eastAsiaTheme="majorEastAsia" w:hAnsiTheme="majorHAnsi" w:cstheme="majorBidi" w:hint="cs"/>
                                <w:i/>
                                <w:iCs/>
                                <w:color w:val="FFFFFF" w:themeColor="background1"/>
                                <w:sz w:val="28"/>
                                <w:szCs w:val="28"/>
                                <w:rtl/>
                                <w:lang w:bidi="fa-IR"/>
                              </w:rPr>
                              <w:t>ا</w:t>
                            </w:r>
                            <w:r w:rsidRPr="00011D36">
                              <w:rPr>
                                <w:rFonts w:asciiTheme="majorHAnsi" w:eastAsiaTheme="majorEastAsia" w:hAnsiTheme="majorHAnsi" w:cstheme="majorBidi" w:hint="cs"/>
                                <w:i/>
                                <w:iCs/>
                                <w:color w:val="FFFFFF" w:themeColor="background1"/>
                                <w:sz w:val="28"/>
                                <w:szCs w:val="28"/>
                                <w:rtl/>
                                <w:lang w:bidi="fa-IR"/>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ین متن برای تکست باکس می‌باشد</w:t>
                            </w: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oundrect w14:anchorId="65D15D4D" id="AutoShape 2" o:spid="_x0000_s1026" style="position:absolute;margin-left:212.6pt;margin-top:-24.15pt;width:75.45pt;height:205.2pt;rotation:90;z-index:251659264;visibility:visible;mso-wrap-style:square;mso-width-percent:0;mso-height-percent:0;mso-wrap-distance-left:10.8pt;mso-wrap-distance-top:7.2pt;mso-wrap-distance-right:10.8pt;mso-wrap-distance-bottom:7.2pt;mso-position-horizontal:absolute;mso-position-horizontal-relative:margin;mso-position-vertical:absolute;mso-position-vertical-relative:margin;mso-width-percent:0;mso-height-percent:0;mso-width-relative:margin;mso-height-relative:margin;v-text-anchor:middle" arcsize="8541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" o:allowincell="f" fillcolor="#156082 [3204]" stroked="f">
                <v:textbox>
                  <w:txbxContent>
                    <w:p w14:paraId="51C67459" w14:textId="09BDC0C4" w:rsidR="00043323" w:rsidRPr="00011D36" w:rsidRDefault="00043323" w:rsidP="00043323">
                      <w:pPr>
                        <w:jc w:val="center"/>
                        <w:rPr>
                          <w:rFonts w:asciiTheme="majorHAnsi" w:eastAsiaTheme="majorEastAsia" w:hAnsiTheme="majorHAnsi" w:cstheme="majorBidi"/>
                          <w:i/>
                          <w:iCs/>
                          <w:color w:val="FFFFFF" w:themeColor="background1"/>
                          <w:sz w:val="28"/>
                          <w:szCs w:val="28"/>
                          <w:lang w:bidi="fa-IR"/>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Pr>
                          <w:rFonts w:asciiTheme="majorHAnsi" w:eastAsiaTheme="majorEastAsia" w:hAnsiTheme="majorHAnsi" w:cstheme="majorBidi" w:hint="cs"/>
                          <w:i/>
                          <w:iCs/>
                          <w:color w:val="FFFFFF" w:themeColor="background1"/>
                          <w:sz w:val="28"/>
                          <w:szCs w:val="28"/>
                          <w:rtl/>
                          <w:lang w:bidi="fa-IR"/>
                        </w:rPr>
                        <w:t>ا</w:t>
                      </w:r>
                      <w:r w:rsidRPr="00011D36">
                        <w:rPr>
                          <w:rFonts w:asciiTheme="majorHAnsi" w:eastAsiaTheme="majorEastAsia" w:hAnsiTheme="majorHAnsi" w:cstheme="majorBidi" w:hint="cs"/>
                          <w:i/>
                          <w:iCs/>
                          <w:color w:val="FFFFFF" w:themeColor="background1"/>
                          <w:sz w:val="28"/>
                          <w:szCs w:val="28"/>
                          <w:rtl/>
                          <w:lang w:bidi="fa-IR"/>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ین متن برای تکست باکس می‌باشد</w:t>
                      </w:r>
                    </w:p>
                  </w:txbxContent>
                </v:textbox>
                <w10:wrap type="square" anchorx="margin" anchory="margin"/>
              </v:roundrect>
            </w:pict>
          </mc:Fallback>
        </mc:AlternateContent>
      </w:r>
      <w:r w:rsidR="00C00198">
        <w:rPr>
          <w:rFonts w:asciiTheme="minorBidi" w:hAnsiTheme="minorBidi" w:cs="2  Roya"/>
        </w:rPr>
        <w:tab/>
      </w:r>
    </w:p>
    <w:p w14:paraId="6816722F" w14:textId="6915DC2C" w:rsidR="0037675C" w:rsidRDefault="0037675C" w:rsidP="00FA1C8C">
      <w:pPr>
        <w:jc w:val="center"/>
        <w:rPr>
          <w:rFonts w:asciiTheme="minorBidi" w:hAnsiTheme="minorBidi" w:cs="2  Roya"/>
        </w:rPr>
      </w:pPr>
    </w:p>
    <w:p w14:paraId="21B8494C" w14:textId="77777777" w:rsidR="00011D36" w:rsidRPr="00011D36" w:rsidRDefault="00011D36" w:rsidP="00011D36">
      <w:pPr>
        <w:rPr>
          <w:rFonts w:asciiTheme="minorBidi" w:hAnsiTheme="minorBidi" w:cs="2  Roya"/>
          <w:rtl/>
        </w:rPr>
      </w:pPr>
    </w:p>
    <w:p w14:paraId="4DE382AA" w14:textId="2218F064" w:rsidR="00011D36" w:rsidRPr="00011D36" w:rsidRDefault="00011D36" w:rsidP="00011D36">
      <w:pPr>
        <w:rPr>
          <w:rFonts w:asciiTheme="minorBidi" w:hAnsiTheme="minorBidi" w:cs="2  Roya"/>
          <w:rtl/>
        </w:rPr>
      </w:pPr>
    </w:p>
    <w:p w14:paraId="486F708D" w14:textId="5C4F0061" w:rsidR="00011D36" w:rsidRPr="00011D36" w:rsidRDefault="0048740F" w:rsidP="00011D36">
      <w:pPr>
        <w:rPr>
          <w:rFonts w:asciiTheme="minorBidi" w:hAnsiTheme="minorBidi" w:cs="2  Roya"/>
          <w:rtl/>
        </w:rPr>
      </w:pPr>
      <w:r>
        <w:rPr>
          <w:noProof/>
        </w:rPr>
        <w:lastRenderedPageBreak/>
        <mc:AlternateContent>
          <mc:Choice Requires="wps">
            <w:drawing>
              <wp:anchor distT="0" distB="0" distL="114300" distR="114300" simplePos="0" relativeHeight="251663360" behindDoc="0" locked="0" layoutInCell="1" allowOverlap="1" wp14:anchorId="6772D0DF" wp14:editId="089B08CB">
                <wp:simplePos x="0" y="0"/>
                <wp:positionH relativeFrom="margin">
                  <wp:posOffset>240030</wp:posOffset>
                </wp:positionH>
                <wp:positionV relativeFrom="paragraph">
                  <wp:posOffset>395605</wp:posOffset>
                </wp:positionV>
                <wp:extent cx="2075180" cy="1335405"/>
                <wp:effectExtent l="0" t="0" r="0" b="0"/>
                <wp:wrapSquare wrapText="bothSides"/>
                <wp:docPr id="1955545906" name="Text Box 1"/>
                <wp:cNvGraphicFramePr/>
                <a:graphic xmlns:a="http://schemas.openxmlformats.org/drawingml/2006/main">
                  <a:graphicData uri="http://schemas.microsoft.com/office/word/2010/wordprocessingShape">
                    <wps:wsp>
                      <wps:cNvSpPr txBox="1"/>
                      <wps:spPr>
                        <a:xfrm>
                          <a:off x="0" y="0"/>
                          <a:ext cx="2075180" cy="1335405"/>
                        </a:xfrm>
                        <a:prstGeom prst="rect">
                          <a:avLst/>
                        </a:prstGeom>
                        <a:noFill/>
                        <a:ln>
                          <a:noFill/>
                        </a:ln>
                        <a:effectLst>
                          <a:glow rad="12700">
                            <a:schemeClr val="accent1">
                              <a:alpha val="40000"/>
                            </a:schemeClr>
                          </a:glow>
                        </a:effectLst>
                      </wps:spPr>
                      <wps:txbx>
                        <w:txbxContent>
                          <w:p w14:paraId="285E5447" w14:textId="785BCBBC" w:rsidR="00011D36" w:rsidRPr="0048740F" w:rsidRDefault="002C3FB1" w:rsidP="00672370">
                            <w:pPr>
                              <w:rPr>
                                <w:rFonts w:asciiTheme="minorBidi" w:hAnsiTheme="minorBidi" w:cs="2  Roya"/>
                                <w:b/>
                                <w:color w:val="000000" w:themeColor="text1"/>
                                <w:sz w:val="72"/>
                                <w:szCs w:val="72"/>
                                <w:rtl/>
                                <w:lang w:bidi="fa-IR"/>
                                <w14:glow w14:rad="38100">
                                  <w14:srgbClr w14:val="000000"/>
                                </w14:glow>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14:textFill>
                                  <w14:gradFill>
                                    <w14:gsLst>
                                      <w14:gs w14:pos="0">
                                        <w14:schemeClr w14:val="tx1">
                                          <w14:tint w14:val="66000"/>
                                          <w14:satMod w14:val="160000"/>
                                        </w14:schemeClr>
                                      </w14:gs>
                                      <w14:gs w14:pos="50000">
                                        <w14:schemeClr w14:val="tx1">
                                          <w14:tint w14:val="44500"/>
                                          <w14:satMod w14:val="160000"/>
                                        </w14:schemeClr>
                                      </w14:gs>
                                      <w14:gs w14:pos="100000">
                                        <w14:schemeClr w14:val="tx1">
                                          <w14:tint w14:val="23500"/>
                                          <w14:satMod w14:val="160000"/>
                                        </w14:schemeClr>
                                      </w14:gs>
                                    </w14:gsLst>
                                    <w14:lin w14:ang="13500000" w14:scaled="0"/>
                                  </w14:gradFill>
                                </w14:textFill>
                                <w14:props3d w14:extrusionH="63500" w14:contourW="0" w14:prstMaterial="translucentPowder"/>
                              </w:rPr>
                            </w:pPr>
                            <w:r>
                              <w:rPr>
                                <w:rFonts w:asciiTheme="minorBidi" w:hAnsiTheme="minorBidi" w:cs="2  Roya" w:hint="cs"/>
                                <w:b/>
                                <w:color w:val="000000" w:themeColor="text1"/>
                                <w:sz w:val="72"/>
                                <w:szCs w:val="72"/>
                                <w:rtl/>
                                <w:lang w:bidi="fa-IR"/>
                                <w14:glow w14:rad="38100">
                                  <w14:srgbClr w14:val="000000"/>
                                </w14:glow>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14:textFill>
                                  <w14:gradFill>
                                    <w14:gsLst>
                                      <w14:gs w14:pos="0">
                                        <w14:schemeClr w14:val="tx1">
                                          <w14:tint w14:val="66000"/>
                                          <w14:satMod w14:val="160000"/>
                                        </w14:schemeClr>
                                      </w14:gs>
                                      <w14:gs w14:pos="50000">
                                        <w14:schemeClr w14:val="tx1">
                                          <w14:tint w14:val="44500"/>
                                          <w14:satMod w14:val="160000"/>
                                        </w14:schemeClr>
                                      </w14:gs>
                                      <w14:gs w14:pos="100000">
                                        <w14:schemeClr w14:val="tx1">
                                          <w14:tint w14:val="23500"/>
                                          <w14:satMod w14:val="160000"/>
                                        </w14:schemeClr>
                                      </w14:gs>
                                    </w14:gsLst>
                                    <w14:lin w14:ang="13500000" w14:scaled="0"/>
                                  </w14:gradFill>
                                </w14:textFill>
                                <w14:props3d w14:extrusionH="63500" w14:contourW="0" w14:prstMaterial="translucentPowder"/>
                              </w:rPr>
                              <w:t>دهم فنی</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a:scene3d>
                          <a:camera prst="orthographicFront"/>
                          <a:lightRig rig="sunset" dir="t"/>
                        </a:scene3d>
                        <a:sp3d extrusionH="63500" prstMaterial="translucentPowder"/>
                      </wps:bodyPr>
                    </wps:wsp>
                  </a:graphicData>
                </a:graphic>
                <wp14:sizeRelH relativeFrom="margin">
                  <wp14:pctWidth>0</wp14:pctWidth>
                </wp14:sizeRelH>
                <wp14:sizeRelV relativeFrom="margin">
                  <wp14:pctHeight>0</wp14:pctHeight>
                </wp14:sizeRelV>
              </wp:anchor>
            </w:drawing>
          </mc:Choice>
          <mc:Fallback>
            <w:pict>
              <v:shapetype w14:anchorId="6772D0DF" id="_x0000_t202" coordsize="21600,21600" o:spt="202" path="m,l,21600r21600,l21600,xe">
                <v:stroke joinstyle="miter"/>
                <v:path gradientshapeok="t" o:connecttype="rect"/>
              </v:shapetype>
              <v:shape id="Text Box 1" o:spid="_x0000_s1027" type="#_x0000_t202" style="position:absolute;margin-left:18.9pt;margin-top:31.15pt;width:163.4pt;height:105.1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" filled="f" stroked="f">
                <v:textbox>
                  <w:txbxContent>
                    <w:p w14:paraId="285E5447" w14:textId="785BCBBC" w:rsidR="00011D36" w:rsidRPr="0048740F" w:rsidRDefault="002C3FB1" w:rsidP="00672370">
                      <w:pPr>
                        <w:rPr>
                          <w:rFonts w:asciiTheme="minorBidi" w:hAnsiTheme="minorBidi" w:cs="2  Roya"/>
                          <w:b/>
                          <w:color w:val="000000" w:themeColor="text1"/>
                          <w:sz w:val="72"/>
                          <w:szCs w:val="72"/>
                          <w:rtl/>
                          <w:lang w:bidi="fa-IR"/>
                          <w14:glow w14:rad="38100">
                            <w14:srgbClr w14:val="000000"/>
                          </w14:glow>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14:textFill>
                            <w14:gradFill>
                              <w14:gsLst>
                                <w14:gs w14:pos="0">
                                  <w14:schemeClr w14:val="tx1">
                                    <w14:tint w14:val="66000"/>
                                    <w14:satMod w14:val="160000"/>
                                  </w14:schemeClr>
                                </w14:gs>
                                <w14:gs w14:pos="50000">
                                  <w14:schemeClr w14:val="tx1">
                                    <w14:tint w14:val="44500"/>
                                    <w14:satMod w14:val="160000"/>
                                  </w14:schemeClr>
                                </w14:gs>
                                <w14:gs w14:pos="100000">
                                  <w14:schemeClr w14:val="tx1">
                                    <w14:tint w14:val="23500"/>
                                    <w14:satMod w14:val="160000"/>
                                  </w14:schemeClr>
                                </w14:gs>
                              </w14:gsLst>
                              <w14:lin w14:ang="13500000" w14:scaled="0"/>
                            </w14:gradFill>
                          </w14:textFill>
                          <w14:props3d w14:extrusionH="63500" w14:contourW="0" w14:prstMaterial="translucentPowder"/>
                        </w:rPr>
                      </w:pPr>
                      <w:r>
                        <w:rPr>
                          <w:rFonts w:asciiTheme="minorBidi" w:hAnsiTheme="minorBidi" w:cs="2  Roya" w:hint="cs"/>
                          <w:b/>
                          <w:color w:val="000000" w:themeColor="text1"/>
                          <w:sz w:val="72"/>
                          <w:szCs w:val="72"/>
                          <w:rtl/>
                          <w:lang w:bidi="fa-IR"/>
                          <w14:glow w14:rad="38100">
                            <w14:srgbClr w14:val="000000"/>
                          </w14:glow>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14:textFill>
                            <w14:gradFill>
                              <w14:gsLst>
                                <w14:gs w14:pos="0">
                                  <w14:schemeClr w14:val="tx1">
                                    <w14:tint w14:val="66000"/>
                                    <w14:satMod w14:val="160000"/>
                                  </w14:schemeClr>
                                </w14:gs>
                                <w14:gs w14:pos="50000">
                                  <w14:schemeClr w14:val="tx1">
                                    <w14:tint w14:val="44500"/>
                                    <w14:satMod w14:val="160000"/>
                                  </w14:schemeClr>
                                </w14:gs>
                                <w14:gs w14:pos="100000">
                                  <w14:schemeClr w14:val="tx1">
                                    <w14:tint w14:val="23500"/>
                                    <w14:satMod w14:val="160000"/>
                                  </w14:schemeClr>
                                </w14:gs>
                              </w14:gsLst>
                              <w14:lin w14:ang="13500000" w14:scaled="0"/>
                            </w14:gradFill>
                          </w14:textFill>
                          <w14:props3d w14:extrusionH="63500" w14:contourW="0" w14:prstMaterial="translucentPowder"/>
                        </w:rPr>
                        <w:t>دهم فنی</w:t>
                      </w:r>
                    </w:p>
                  </w:txbxContent>
                </v:textbox>
                <w10:wrap type="square" anchorx="margin"/>
              </v:shape>
            </w:pict>
          </mc:Fallback>
        </mc:AlternateContent>
      </w:r>
    </w:p>
    <w:p w14:paraId="36E6B5D7" w14:textId="6C0D7BB0" w:rsidR="00011D36" w:rsidRDefault="00011D36" w:rsidP="00011D36">
      <w:pPr>
        <w:tabs>
          <w:tab w:val="left" w:pos="5779"/>
        </w:tabs>
        <w:rPr>
          <w:rFonts w:asciiTheme="minorBidi" w:hAnsiTheme="minorBidi" w:cs="2  Roya"/>
        </w:rPr>
      </w:pPr>
      <w:r>
        <w:rPr>
          <w:rFonts w:asciiTheme="minorBidi" w:hAnsiTheme="minorBidi" w:cs="2  Roya"/>
        </w:rPr>
        <w:tab/>
      </w:r>
      <w:r>
        <w:rPr>
          <w:noProof/>
        </w:rPr>
        <mc:AlternateContent>
          <mc:Choice Requires="wps">
            <w:drawing>
              <wp:anchor distT="0" distB="0" distL="114300" distR="114300" simplePos="0" relativeHeight="251661312" behindDoc="0" locked="0" layoutInCell="1" allowOverlap="1" wp14:anchorId="7FB74CD3" wp14:editId="360B4426">
                <wp:simplePos x="0" y="0"/>
                <wp:positionH relativeFrom="column">
                  <wp:posOffset>0</wp:posOffset>
                </wp:positionH>
                <wp:positionV relativeFrom="paragraph">
                  <wp:posOffset>0</wp:posOffset>
                </wp:positionV>
                <wp:extent cx="1828800" cy="1828800"/>
                <wp:effectExtent l="0" t="0" r="0" b="0"/>
                <wp:wrapNone/>
                <wp:docPr id="678703214"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2AB2475F" w14:textId="36E18698" w:rsidR="00011D36" w:rsidRPr="00011D36" w:rsidRDefault="00011D36" w:rsidP="00011D36">
                            <w:pPr>
                              <w:tabs>
                                <w:tab w:val="left" w:pos="5779"/>
                              </w:tabs>
                              <w:jc w:val="center"/>
                              <w:rPr>
                                <w:rFonts w:asciiTheme="minorBidi" w:hAnsiTheme="minorBidi" w:cs="2  Roya"/>
                                <w:sz w:val="72"/>
                                <w:szCs w:val="72"/>
                                <w:lang w:bidi="fa-IR"/>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7FB74CD3" id="_x0000_s1028" type="#_x0000_t202" style="position:absolute;margin-left:0;margin-top:0;width:2in;height:2in;z-index:25166131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" filled="f" stroked="f">
                <v:textbox style="mso-fit-shape-to-text:t">
                  <w:txbxContent>
                    <w:p w14:paraId="2AB2475F" w14:textId="36E18698" w:rsidR="00011D36" w:rsidRPr="00011D36" w:rsidRDefault="00011D36" w:rsidP="00011D36">
                      <w:pPr>
                        <w:tabs>
                          <w:tab w:val="left" w:pos="5779"/>
                        </w:tabs>
                        <w:jc w:val="center"/>
                        <w:rPr>
                          <w:rFonts w:asciiTheme="minorBidi" w:hAnsiTheme="minorBidi" w:cs="2  Roya"/>
                          <w:sz w:val="72"/>
                          <w:szCs w:val="72"/>
                          <w:lang w:bidi="fa-IR"/>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p>
                  </w:txbxContent>
                </v:textbox>
              </v:shape>
            </w:pict>
          </mc:Fallback>
        </mc:AlternateContent>
      </w:r>
    </w:p>
    <w:p w14:paraId="51C7476B" w14:textId="77777777" w:rsidR="0048740F" w:rsidRPr="0048740F" w:rsidRDefault="0048740F" w:rsidP="0048740F">
      <w:pPr>
        <w:rPr>
          <w:rFonts w:asciiTheme="minorBidi" w:hAnsiTheme="minorBidi" w:cs="2  Roya"/>
        </w:rPr>
      </w:pPr>
    </w:p>
    <w:p w14:paraId="7A001DA2" w14:textId="77777777" w:rsidR="0048740F" w:rsidRPr="0048740F" w:rsidRDefault="0048740F" w:rsidP="0048740F">
      <w:pPr>
        <w:rPr>
          <w:rFonts w:asciiTheme="minorBidi" w:hAnsiTheme="minorBidi" w:cs="2  Roya"/>
        </w:rPr>
      </w:pPr>
    </w:p>
    <w:p w14:paraId="7EDAC67D" w14:textId="77777777" w:rsidR="0048740F" w:rsidRPr="0048740F" w:rsidRDefault="0048740F" w:rsidP="0048740F">
      <w:pPr>
        <w:rPr>
          <w:rFonts w:asciiTheme="minorBidi" w:hAnsiTheme="minorBidi" w:cs="2  Roya"/>
        </w:rPr>
      </w:pPr>
    </w:p>
    <w:p w14:paraId="00D15B46" w14:textId="77777777" w:rsidR="0048740F" w:rsidRDefault="0048740F" w:rsidP="0048740F">
      <w:pPr>
        <w:rPr>
          <w:rFonts w:asciiTheme="minorBidi" w:hAnsiTheme="minorBidi" w:cs="2  Roya"/>
        </w:rPr>
      </w:pPr>
    </w:p>
    <w:p w14:paraId="7B5A2F53" w14:textId="2AAFCC78" w:rsidR="0048740F" w:rsidRDefault="00F2414E" w:rsidP="00F2414E">
      <w:pPr>
        <w:tabs>
          <w:tab w:val="left" w:pos="2378"/>
          <w:tab w:val="left" w:pos="7532"/>
        </w:tabs>
        <w:rPr>
          <w:ins w:id="42" w:author="amir abedi" w:date="2026-10-07T12:10:00Z" w16du:dateUtc="2026-10-07T08:40:00Z"/>
          <w:rFonts w:asciiTheme="minorBidi" w:hAnsiTheme="minorBidi" w:cs="2  Roya"/>
        </w:rPr>
      </w:pPr>
      <w:ins w:id="43" w:author="amir abedi" w:date="2026-10-07T12:07:00Z" w16du:dateUtc="2026-10-07T08:37:00Z">
        <w:r>
          <w:rPr>
            <w:rFonts w:asciiTheme="minorBidi" w:hAnsiTheme="minorBidi" w:cs="2  Roya"/>
          </w:rPr>
          <w:tab/>
        </w:r>
        <w:r>
          <w:rPr>
            <w:rFonts w:asciiTheme="minorBidi" w:hAnsiTheme="minorBidi" w:cs="2  Roya"/>
          </w:rPr>
          <w:tab/>
        </w:r>
        <w:commentRangeStart w:id="44"/>
        <w:r>
          <w:rPr>
            <w:rFonts w:asciiTheme="minorBidi" w:hAnsiTheme="minorBidi" w:cs="2  Roya" w:hint="cs"/>
            <w:rtl/>
          </w:rPr>
          <w:t>للتلابلتیالبینتسب</w:t>
        </w:r>
      </w:ins>
      <w:commentRangeEnd w:id="44"/>
      <w:r>
        <w:rPr>
          <w:rStyle w:val="CommentReference"/>
          <w:rFonts w:asciiTheme="minorBidi" w:hAnsiTheme="minorBidi" w:cs="2  Roya"/>
          <w:sz w:val="24"/>
          <w:szCs w:val="24"/>
        </w:rPr>
        <w:commentReference w:id="44"/>
      </w:r>
    </w:p>
    <w:p w14:paraId="4B7A43C0" w14:textId="77777777" w:rsidR="005F4F19" w:rsidRPr="005F4F19" w:rsidRDefault="005F4F19" w:rsidP="00147F02">
      <w:pPr>
        <w:tabs>
          <w:tab w:val="left" w:pos="2378"/>
          <w:tab w:val="left" w:pos="7532"/>
        </w:tabs>
        <w:rPr>
          <w:ins w:id="45" w:author="amir abedi" w:date="2026-10-07T12:10:00Z" w16du:dateUtc="2026-10-07T08:40:00Z"/>
          <w:rFonts w:asciiTheme="minorBidi" w:hAnsiTheme="minorBidi" w:cs="2  Roya"/>
          <w:rtl/>
        </w:rPr>
      </w:pPr>
    </w:p>
    <w:p w14:paraId="2D7C6C0F" w14:textId="77777777" w:rsidR="005F4F19" w:rsidRPr="005F4F19" w:rsidRDefault="005F4F19" w:rsidP="00147F02">
      <w:pPr>
        <w:tabs>
          <w:tab w:val="left" w:pos="2378"/>
          <w:tab w:val="left" w:pos="7532"/>
        </w:tabs>
        <w:rPr>
          <w:ins w:id="46" w:author="amir abedi" w:date="2026-10-07T12:10:00Z" w16du:dateUtc="2026-10-07T08:40:00Z"/>
          <w:rFonts w:asciiTheme="minorBidi" w:hAnsiTheme="minorBidi" w:cs="2  Roya"/>
          <w:rtl/>
        </w:rPr>
      </w:pPr>
    </w:p>
    <w:p w14:paraId="51F65DBB" w14:textId="77777777" w:rsidR="005F4F19" w:rsidRPr="005F4F19" w:rsidRDefault="005F4F19" w:rsidP="00147F02">
      <w:pPr>
        <w:tabs>
          <w:tab w:val="left" w:pos="2378"/>
          <w:tab w:val="left" w:pos="7532"/>
        </w:tabs>
        <w:rPr>
          <w:ins w:id="47" w:author="amir abedi" w:date="2026-10-07T12:10:00Z" w16du:dateUtc="2026-10-07T08:40:00Z"/>
          <w:rFonts w:asciiTheme="minorBidi" w:hAnsiTheme="minorBidi" w:cs="2  Roya"/>
          <w:rtl/>
        </w:rPr>
      </w:pPr>
    </w:p>
    <w:p w14:paraId="28BFD66A" w14:textId="77777777" w:rsidR="005F4F19" w:rsidRPr="005F4F19" w:rsidRDefault="005F4F19" w:rsidP="00147F02">
      <w:pPr>
        <w:tabs>
          <w:tab w:val="left" w:pos="2378"/>
          <w:tab w:val="left" w:pos="7532"/>
        </w:tabs>
        <w:rPr>
          <w:ins w:id="48" w:author="amir abedi" w:date="2026-10-07T12:10:00Z" w16du:dateUtc="2026-10-07T08:40:00Z"/>
          <w:rFonts w:asciiTheme="minorBidi" w:hAnsiTheme="minorBidi" w:cs="2  Roya"/>
          <w:rtl/>
        </w:rPr>
      </w:pPr>
    </w:p>
    <w:p w14:paraId="01CA7D1D" w14:textId="77777777" w:rsidR="005F4F19" w:rsidRPr="005F4F19" w:rsidRDefault="005F4F19" w:rsidP="00147F02">
      <w:pPr>
        <w:tabs>
          <w:tab w:val="left" w:pos="2378"/>
        </w:tabs>
        <w:jc w:val="center"/>
        <w:rPr>
          <w:rFonts w:asciiTheme="minorBidi" w:hAnsiTheme="minorBidi" w:cs="2  Roya"/>
        </w:rPr>
      </w:pPr>
    </w:p>
    <w:sectPr w:rsidR="005F4F19" w:rsidRPr="005F4F19" w:rsidSect="004A08CA">
      <w:type w:val="continuous"/>
      <w:pgSz w:w="12240" w:h="15840"/>
      <w:pgMar w:top="1440" w:right="1440" w:bottom="1440" w:left="1440" w:header="720" w:footer="720" w:gutter="0"/>
      <w:cols w:space="720"/>
      <w:bidi/>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0" w:author="amir abedi" w:date="2026-10-07T12:09:00Z" w:initials="aa">
    <w:p w14:paraId="769FFEEA" w14:textId="18E3E5F4" w:rsidR="00A61227" w:rsidRDefault="00A61227">
      <w:pPr>
        <w:pStyle w:val="CommentText"/>
      </w:pPr>
      <w:r>
        <w:rPr>
          <w:rStyle w:val="CommentReference"/>
        </w:rPr>
        <w:annotationRef/>
      </w:r>
      <w:r>
        <w:rPr>
          <w:rFonts w:hint="cs"/>
          <w:rtl/>
        </w:rPr>
        <w:t>این فرم لیست هنر</w:t>
      </w:r>
      <w:r w:rsidR="005F4F19">
        <w:rPr>
          <w:rFonts w:hint="cs"/>
          <w:rtl/>
        </w:rPr>
        <w:t>جویان است</w:t>
      </w:r>
    </w:p>
  </w:comment>
  <w:comment w:id="41" w:author="amir abedi" w:date="2026-10-07T12:15:00Z" w:initials="aa">
    <w:p w14:paraId="0E3EC575" w14:textId="77777777" w:rsidR="00147F02" w:rsidRDefault="00147F02">
      <w:pPr>
        <w:pStyle w:val="CommentText"/>
        <w:rPr>
          <w:noProof/>
          <w:rtl/>
        </w:rPr>
      </w:pPr>
      <w:r>
        <w:rPr>
          <w:rStyle w:val="CommentReference"/>
        </w:rPr>
        <w:annotationRef/>
      </w:r>
      <w:r w:rsidR="00B22356">
        <w:rPr>
          <w:rFonts w:hint="cs"/>
          <w:noProof/>
          <w:rtl/>
        </w:rPr>
        <w:t>این یک تصویر است</w:t>
      </w:r>
    </w:p>
    <w:p w14:paraId="3D69721B" w14:textId="5E1502ED" w:rsidR="00147F02" w:rsidRDefault="00147F02">
      <w:pPr>
        <w:pStyle w:val="CommentText"/>
      </w:pPr>
    </w:p>
  </w:comment>
  <w:comment w:id="44" w:author="amir abedi" w:date="2026-10-07T12:07:00Z" w:initials="aa">
    <w:p w14:paraId="00BD4417" w14:textId="6419CE1D" w:rsidR="00F2414E" w:rsidRDefault="00F2414E">
      <w:pPr>
        <w:pStyle w:val="CommentText"/>
      </w:pPr>
      <w:r>
        <w:rPr>
          <w:rStyle w:val="CommentReference"/>
        </w:rPr>
        <w:annotationRef/>
      </w:r>
      <w:r>
        <w:rPr>
          <w:rFonts w:hint="cs"/>
          <w:rtl/>
        </w:rPr>
        <w:t xml:space="preserve">من این متن </w:t>
      </w:r>
      <w:r w:rsidR="00803B6A">
        <w:rPr>
          <w:rFonts w:hint="cs"/>
          <w:rtl/>
        </w:rPr>
        <w:t>رو متوجه نشدم</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69FFEEA" w15:done="0"/>
  <w15:commentEx w15:paraId="3D69721B" w15:done="0"/>
  <w15:commentEx w15:paraId="00BD4417"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3B8F9B9" w16cex:dateUtc="2026-10-07T08:39:00Z"/>
  <w16cex:commentExtensible w16cex:durableId="27DDF1FC" w16cex:dateUtc="2026-10-07T08:45:00Z"/>
  <w16cex:commentExtensible w16cex:durableId="77102315" w16cex:dateUtc="2026-10-07T08:3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69FFEEA" w16cid:durableId="63B8F9B9"/>
  <w16cid:commentId w16cid:paraId="3D69721B" w16cid:durableId="27DDF1FC"/>
  <w16cid:commentId w16cid:paraId="00BD4417" w16cid:durableId="7710231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8068AB" w14:textId="77777777" w:rsidR="007E279E" w:rsidRDefault="007E279E" w:rsidP="001C6ED4">
      <w:pPr>
        <w:spacing w:after="0" w:line="240" w:lineRule="auto"/>
      </w:pPr>
      <w:r>
        <w:separator/>
      </w:r>
    </w:p>
  </w:endnote>
  <w:endnote w:type="continuationSeparator" w:id="0">
    <w:p w14:paraId="46F7D4D5" w14:textId="77777777" w:rsidR="007E279E" w:rsidRDefault="007E279E" w:rsidP="001C6E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2  Roya">
    <w:panose1 w:val="00000400000000000000"/>
    <w:charset w:val="B2"/>
    <w:family w:val="auto"/>
    <w:pitch w:val="variable"/>
    <w:sig w:usb0="00002001" w:usb1="80000000" w:usb2="00000008" w:usb3="00000000" w:csb0="0000004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10195334"/>
      <w:docPartObj>
        <w:docPartGallery w:val="Page Numbers (Bottom of Page)"/>
        <w:docPartUnique/>
      </w:docPartObj>
    </w:sdtPr>
    <w:sdtEndPr/>
    <w:sdtContent>
      <w:p w14:paraId="510F2F72" w14:textId="289DFD19" w:rsidR="00666B10" w:rsidRDefault="00BF00E0">
        <w:pPr>
          <w:pStyle w:val="Footer"/>
        </w:pPr>
        <w:r>
          <w:rPr>
            <w:noProof/>
          </w:rPr>
          <mc:AlternateContent>
            <mc:Choice Requires="wps">
              <w:drawing>
                <wp:anchor distT="0" distB="0" distL="114300" distR="114300" simplePos="0" relativeHeight="251660288" behindDoc="0" locked="0" layoutInCell="1" allowOverlap="1" wp14:anchorId="770A3B08" wp14:editId="4D4A3A5B">
                  <wp:simplePos x="0" y="0"/>
                  <wp:positionH relativeFrom="margin">
                    <wp:align>center</wp:align>
                  </wp:positionH>
                  <wp:positionV relativeFrom="bottomMargin">
                    <wp:align>center</wp:align>
                  </wp:positionV>
                  <wp:extent cx="551815" cy="238760"/>
                  <wp:effectExtent l="19050" t="19050" r="19685" b="18415"/>
                  <wp:wrapNone/>
                  <wp:docPr id="769944390" name="Double Bracket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1815" cy="238760"/>
                          </a:xfrm>
                          <a:prstGeom prst="bracketPair">
                            <a:avLst>
                              <a:gd name="adj" fmla="val 16667"/>
                            </a:avLst>
                          </a:prstGeom>
                          <a:solidFill>
                            <a:srgbClr val="FFFFFF"/>
                          </a:solidFill>
                          <a:ln w="28575">
                            <a:solidFill>
                              <a:srgbClr val="808080"/>
                            </a:solidFill>
                            <a:round/>
                            <a:headEnd/>
                            <a:tailEnd/>
                          </a:ln>
                        </wps:spPr>
                        <wps:txbx>
                          <w:txbxContent>
                            <w:p w14:paraId="10694BB4" w14:textId="77777777" w:rsidR="00BF00E0" w:rsidRDefault="00BF00E0">
                              <w:pPr>
                                <w:jc w:val="center"/>
                              </w:pPr>
                              <w:r>
                                <w:fldChar w:fldCharType="begin"/>
                              </w:r>
                              <w:r>
                                <w:instrText xml:space="preserve"> PAGE    \* MERGEFORMAT </w:instrText>
                              </w:r>
                              <w:r>
                                <w:fldChar w:fldCharType="separate"/>
                              </w:r>
                              <w:r>
                                <w:rPr>
                                  <w:noProof/>
                                </w:rPr>
                                <w:t>2</w:t>
                              </w:r>
                              <w:r>
                                <w:rPr>
                                  <w:noProof/>
                                </w:rPr>
                                <w:fldChar w:fldCharType="end"/>
                              </w:r>
                            </w:p>
                          </w:txbxContent>
                        </wps:txbx>
                        <wps:bodyPr rot="0" vert="horz" wrap="square" lIns="91440" tIns="0" rIns="91440" bIns="0" anchor="t" anchorCtr="0" upright="1">
                          <a:noAutofit/>
                        </wps:bodyPr>
                      </wps:wsp>
                    </a:graphicData>
                  </a:graphic>
                  <wp14:sizeRelH relativeFrom="margin">
                    <wp14:pctWidth>10000</wp14:pctWidth>
                  </wp14:sizeRelH>
                  <wp14:sizeRelV relativeFrom="bottomMargin">
                    <wp14:pctHeight>0</wp14:pctHeight>
                  </wp14:sizeRelV>
                </wp:anchor>
              </w:drawing>
            </mc:Choice>
            <mc:Fallback>
              <w:pict>
                <v:shapetype w14:anchorId="770A3B08"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Double Bracket 2" o:spid="_x0000_s1029" type="#_x0000_t185" style="position:absolute;margin-left:0;margin-top:0;width:43.45pt;height:18.8pt;z-index:251660288;visibility:visible;mso-wrap-style:square;mso-width-percent:100;mso-height-percent:0;mso-wrap-distance-left:9pt;mso-wrap-distance-top:0;mso-wrap-distance-right:9pt;mso-wrap-distance-bottom:0;mso-position-horizontal:center;mso-position-horizontal-relative:margin;mso-position-vertical:center;mso-position-vertical-relative:bottom-margin-area;mso-width-percent:100;mso-height-percent:0;mso-width-relative:margin;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" filled="t" strokecolor="gray" strokeweight="2.25pt">
                  <v:textbox inset=",0,,0">
                    <w:txbxContent>
                      <w:p w14:paraId="10694BB4" w14:textId="77777777" w:rsidR="00BF00E0" w:rsidRDefault="00BF00E0">
                        <w:pPr>
                          <w:jc w:val="center"/>
                        </w:pPr>
                        <w:r>
                          <w:fldChar w:fldCharType="begin"/>
                        </w:r>
                        <w:r>
                          <w:instrText xml:space="preserve"> PAGE    \* MERGEFORMAT </w:instrText>
                        </w:r>
                        <w:r>
                          <w:fldChar w:fldCharType="separate"/>
                        </w:r>
                        <w:r>
                          <w:rPr>
                            <w:noProof/>
                          </w:rPr>
                          <w:t>2</w:t>
                        </w:r>
                        <w:r>
                          <w:rPr>
                            <w:noProof/>
                          </w:rPr>
                          <w:fldChar w:fldCharType="end"/>
                        </w:r>
                      </w:p>
                    </w:txbxContent>
                  </v:textbox>
                  <w10:wrap anchorx="margin" anchory="margin"/>
                </v:shape>
              </w:pict>
            </mc:Fallback>
          </mc:AlternateContent>
        </w:r>
        <w:r>
          <w:rPr>
            <w:noProof/>
          </w:rPr>
          <mc:AlternateContent>
            <mc:Choice Requires="wps">
              <w:drawing>
                <wp:anchor distT="0" distB="0" distL="114300" distR="114300" simplePos="0" relativeHeight="251659264" behindDoc="0" locked="0" layoutInCell="1" allowOverlap="1" wp14:anchorId="5E878795" wp14:editId="0C0B92DD">
                  <wp:simplePos x="0" y="0"/>
                  <wp:positionH relativeFrom="margin">
                    <wp:align>center</wp:align>
                  </wp:positionH>
                  <wp:positionV relativeFrom="bottomMargin">
                    <wp:align>center</wp:align>
                  </wp:positionV>
                  <wp:extent cx="5518150" cy="0"/>
                  <wp:effectExtent l="9525" t="9525" r="6350" b="9525"/>
                  <wp:wrapNone/>
                  <wp:docPr id="161525130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18150" cy="0"/>
                          </a:xfrm>
                          <a:prstGeom prst="straightConnector1">
                            <a:avLst/>
                          </a:prstGeom>
                          <a:noFill/>
                          <a:ln w="12700">
                            <a:solidFill>
                              <a:srgbClr val="80808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bottomMargin">
                    <wp14:pctHeight>0</wp14:pctHeight>
                  </wp14:sizeRelV>
                </wp:anchor>
              </w:drawing>
            </mc:Choice>
            <mc:Fallback>
              <w:pict>
                <v:shapetype w14:anchorId="728BA90D" id="_x0000_t32" coordsize="21600,21600" o:spt="32" o:oned="t" path="m,l21600,21600e" filled="f">
                  <v:path arrowok="t" fillok="f" o:connecttype="none"/>
                  <o:lock v:ext="edit" shapetype="t"/>
                </v:shapetype>
                <v:shape id="Straight Arrow Connector 1" o:spid="_x0000_s1026" type="#_x0000_t32" style="position:absolute;margin-left:0;margin-top:0;width:434.5pt;height:0;z-index:251659264;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bottom-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" strokecolor="gray" strokeweight="1pt">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4BB286" w14:textId="77777777" w:rsidR="007E279E" w:rsidRDefault="007E279E" w:rsidP="001C6ED4">
      <w:pPr>
        <w:spacing w:after="0" w:line="240" w:lineRule="auto"/>
      </w:pPr>
      <w:r>
        <w:separator/>
      </w:r>
    </w:p>
  </w:footnote>
  <w:footnote w:type="continuationSeparator" w:id="0">
    <w:p w14:paraId="534D1A21" w14:textId="77777777" w:rsidR="007E279E" w:rsidRDefault="007E279E" w:rsidP="001C6ED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DE2564" w14:textId="0F87A914" w:rsidR="00741688" w:rsidRDefault="007E279E">
    <w:pPr>
      <w:pStyle w:val="Header"/>
    </w:pPr>
    <w:r>
      <w:rPr>
        <w:noProof/>
      </w:rPr>
      <w:pict w14:anchorId="286D98B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05371547" o:spid="_x0000_s1028" type="#_x0000_t136" style="position:absolute;margin-left:0;margin-top:0;width:479.25pt;height:180.55pt;rotation:315;z-index:-251652096;mso-position-horizontal:center;mso-position-horizontal-relative:margin;mso-position-vertical:center;mso-position-vertical-relative:margin" o:allowincell="f" fillcolor="#156082 [3204]" stroked="f">
          <v:fill opacity=".5"/>
          <v:textpath style="font-family:&quot;Calibri&quot;;font-size:1pt" string="دنیای فناوری"/>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69AF61" w14:textId="21A89046" w:rsidR="001C6ED4" w:rsidRDefault="007E279E" w:rsidP="00666B10">
    <w:pPr>
      <w:pStyle w:val="Header"/>
      <w:tabs>
        <w:tab w:val="clear" w:pos="9360"/>
        <w:tab w:val="left" w:pos="7469"/>
        <w:tab w:val="left" w:pos="8124"/>
      </w:tabs>
    </w:pPr>
    <w:r>
      <w:rPr>
        <w:noProof/>
      </w:rPr>
      <w:pict w14:anchorId="5499447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05371548" o:spid="_x0000_s1029" type="#_x0000_t136" style="position:absolute;margin-left:0;margin-top:0;width:479.25pt;height:180.55pt;rotation:315;z-index:-251650048;mso-position-horizontal:center;mso-position-horizontal-relative:margin;mso-position-vertical:center;mso-position-vertical-relative:margin" o:allowincell="f" fillcolor="#156082 [3204]" stroked="f">
          <v:fill opacity=".5"/>
          <v:textpath style="font-family:&quot;Calibri&quot;;font-size:1pt" string="دنیای فناوری"/>
          <w10:wrap anchorx="margin" anchory="margin"/>
        </v:shape>
      </w:pict>
    </w:r>
    <w:r w:rsidR="002D7587">
      <w:rPr>
        <w:rFonts w:hint="cs"/>
        <w:rtl/>
        <w:lang w:bidi="fa-IR"/>
      </w:rPr>
      <w:t>‏‏</w:t>
    </w:r>
    <w:r w:rsidR="0063365A">
      <w:rPr>
        <w:rFonts w:hint="cs"/>
        <w:rtl/>
        <w:lang w:bidi="fa-IR"/>
      </w:rPr>
      <w:t>‏‏</w:t>
    </w:r>
    <w:r w:rsidR="0063365A" w:rsidRPr="0087686A">
      <w:rPr>
        <w:rFonts w:hint="cs"/>
        <w:sz w:val="28"/>
        <w:szCs w:val="28"/>
        <w:rtl/>
        <w:lang w:bidi="fa-IR"/>
      </w:rPr>
      <w:t>چهارشنبه‏،</w:t>
    </w:r>
    <w:r w:rsidR="0063365A" w:rsidRPr="0087686A">
      <w:rPr>
        <w:sz w:val="28"/>
        <w:szCs w:val="28"/>
        <w:rtl/>
        <w:lang w:bidi="fa-IR"/>
      </w:rPr>
      <w:t xml:space="preserve"> 07‏ </w:t>
    </w:r>
    <w:r w:rsidR="0063365A" w:rsidRPr="0087686A">
      <w:rPr>
        <w:rFonts w:hint="cs"/>
        <w:sz w:val="28"/>
        <w:szCs w:val="28"/>
        <w:rtl/>
        <w:lang w:bidi="fa-IR"/>
      </w:rPr>
      <w:t>اُكتبر‏</w:t>
    </w:r>
    <w:r w:rsidR="0063365A" w:rsidRPr="0087686A">
      <w:rPr>
        <w:sz w:val="28"/>
        <w:szCs w:val="28"/>
        <w:rtl/>
        <w:lang w:bidi="fa-IR"/>
      </w:rPr>
      <w:t xml:space="preserve"> 2026</w:t>
    </w:r>
    <w:r w:rsidR="0063365A" w:rsidRPr="0087686A">
      <w:rPr>
        <w:sz w:val="28"/>
        <w:szCs w:val="28"/>
        <w:rtl/>
        <w:lang w:bidi="fa-IR"/>
      </w:rPr>
      <w:tab/>
    </w:r>
    <w:sdt>
      <w:sdtPr>
        <w:rPr>
          <w:sz w:val="28"/>
          <w:szCs w:val="28"/>
          <w:lang w:bidi="fa-IR"/>
        </w:rPr>
        <w:alias w:val="Author"/>
        <w:tag w:val=""/>
        <w:id w:val="761722504"/>
        <w:placeholder>
          <w:docPart w:val="EB54242FE5754EE08C92BC5AF7DFF66A"/>
        </w:placeholder>
        <w:dataBinding w:prefixMappings="xmlns:ns0='http://purl.org/dc/elements/1.1/' xmlns:ns1='http://schemas.openxmlformats.org/package/2006/metadata/core-properties' " w:xpath="/ns1:coreProperties[1]/ns0:creator[1]" w:storeItemID="{6C3C8BC8-F283-45AE-878A-BAB7291924A1}"/>
        <w:text/>
      </w:sdtPr>
      <w:sdtEndPr/>
      <w:sdtContent>
        <w:r w:rsidR="0063365A" w:rsidRPr="0087686A">
          <w:rPr>
            <w:sz w:val="28"/>
            <w:szCs w:val="28"/>
            <w:lang w:bidi="fa-IR"/>
          </w:rPr>
          <w:t>amirali abedi</w:t>
        </w:r>
      </w:sdtContent>
    </w:sdt>
    <w:r w:rsidR="0063365A" w:rsidRPr="0087686A">
      <w:rPr>
        <w:sz w:val="28"/>
        <w:szCs w:val="28"/>
        <w:lang w:bidi="fa-IR"/>
      </w:rPr>
      <w:tab/>
    </w:r>
    <w:r w:rsidR="00666B10" w:rsidRPr="0087686A">
      <w:rPr>
        <w:sz w:val="28"/>
        <w:szCs w:val="28"/>
        <w:lang w:bidi="fa-IR"/>
      </w:rPr>
      <w:fldChar w:fldCharType="begin"/>
    </w:r>
    <w:r w:rsidR="00666B10" w:rsidRPr="0087686A">
      <w:rPr>
        <w:sz w:val="28"/>
        <w:szCs w:val="28"/>
        <w:lang w:bidi="fa-IR"/>
      </w:rPr>
      <w:instrText xml:space="preserve"> FILENAME \* MERGEFORMAT </w:instrText>
    </w:r>
    <w:r w:rsidR="00666B10" w:rsidRPr="0087686A">
      <w:rPr>
        <w:sz w:val="28"/>
        <w:szCs w:val="28"/>
        <w:lang w:bidi="fa-IR"/>
      </w:rPr>
      <w:fldChar w:fldCharType="separate"/>
    </w:r>
    <w:r w:rsidR="0037675C">
      <w:rPr>
        <w:rFonts w:hint="cs"/>
        <w:noProof/>
        <w:sz w:val="28"/>
        <w:szCs w:val="28"/>
        <w:rtl/>
        <w:lang w:bidi="fa-IR"/>
      </w:rPr>
      <w:t>دنیای</w:t>
    </w:r>
    <w:r w:rsidR="0037675C">
      <w:rPr>
        <w:noProof/>
        <w:sz w:val="28"/>
        <w:szCs w:val="28"/>
        <w:rtl/>
        <w:lang w:bidi="fa-IR"/>
      </w:rPr>
      <w:t xml:space="preserve"> </w:t>
    </w:r>
    <w:r w:rsidR="0037675C">
      <w:rPr>
        <w:rFonts w:hint="cs"/>
        <w:noProof/>
        <w:sz w:val="28"/>
        <w:szCs w:val="28"/>
        <w:rtl/>
        <w:lang w:bidi="fa-IR"/>
      </w:rPr>
      <w:t>فناور</w:t>
    </w:r>
    <w:r w:rsidR="00C00198">
      <w:rPr>
        <w:rFonts w:hint="cs"/>
        <w:noProof/>
        <w:sz w:val="28"/>
        <w:szCs w:val="28"/>
        <w:rtl/>
        <w:lang w:bidi="fa-IR"/>
      </w:rPr>
      <w:t>ی</w:t>
    </w:r>
    <w:r w:rsidR="0037675C">
      <w:rPr>
        <w:noProof/>
        <w:sz w:val="28"/>
        <w:szCs w:val="28"/>
        <w:rtl/>
        <w:lang w:bidi="fa-IR"/>
      </w:rPr>
      <w:t>1</w:t>
    </w:r>
    <w:r w:rsidR="00666B10" w:rsidRPr="0087686A">
      <w:rPr>
        <w:sz w:val="28"/>
        <w:szCs w:val="28"/>
        <w:lang w:bidi="fa-IR"/>
      </w:rPr>
      <w:fldChar w:fldCharType="end"/>
    </w:r>
    <w:r w:rsidR="00666B10" w:rsidRPr="0087686A">
      <w:rPr>
        <w:sz w:val="28"/>
        <w:szCs w:val="28"/>
        <w:lang w:bidi="fa-IR"/>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815F20" w14:textId="605F8A40" w:rsidR="00741688" w:rsidRDefault="007E279E">
    <w:pPr>
      <w:pStyle w:val="Header"/>
    </w:pPr>
    <w:r>
      <w:rPr>
        <w:noProof/>
      </w:rPr>
      <w:pict w14:anchorId="7D311E2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05371546" o:spid="_x0000_s1027" type="#_x0000_t136" style="position:absolute;margin-left:0;margin-top:0;width:479.25pt;height:180.55pt;rotation:315;z-index:-251654144;mso-position-horizontal:center;mso-position-horizontal-relative:margin;mso-position-vertical:center;mso-position-vertical-relative:margin" o:allowincell="f" fillcolor="#156082 [3204]" stroked="f">
          <v:fill opacity=".5"/>
          <v:textpath style="font-family:&quot;Calibri&quot;;font-size:1pt" string="دنیای فناوری"/>
          <w10:wrap anchorx="margin" anchory="margin"/>
        </v:shape>
      </w:pict>
    </w:r>
  </w:p>
</w:hdr>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mir abedi">
    <w15:presenceInfo w15:providerId="Windows Live" w15:userId="55293be83c34dda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revisionView w:markup="0"/>
  <w:trackRevisions/>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38DA"/>
    <w:rsid w:val="00011D36"/>
    <w:rsid w:val="00043323"/>
    <w:rsid w:val="00047726"/>
    <w:rsid w:val="00085630"/>
    <w:rsid w:val="000872F0"/>
    <w:rsid w:val="00090A3F"/>
    <w:rsid w:val="00092737"/>
    <w:rsid w:val="000B3556"/>
    <w:rsid w:val="000E36A7"/>
    <w:rsid w:val="00101009"/>
    <w:rsid w:val="00111062"/>
    <w:rsid w:val="00147F02"/>
    <w:rsid w:val="00152D3D"/>
    <w:rsid w:val="001A0DA2"/>
    <w:rsid w:val="001C6ED4"/>
    <w:rsid w:val="001C7150"/>
    <w:rsid w:val="001D663B"/>
    <w:rsid w:val="001F69D8"/>
    <w:rsid w:val="0021229E"/>
    <w:rsid w:val="00212E25"/>
    <w:rsid w:val="00236991"/>
    <w:rsid w:val="002C3FB1"/>
    <w:rsid w:val="002D7587"/>
    <w:rsid w:val="00312E5C"/>
    <w:rsid w:val="003448F4"/>
    <w:rsid w:val="00360483"/>
    <w:rsid w:val="0037675C"/>
    <w:rsid w:val="00393DDB"/>
    <w:rsid w:val="003B0B2D"/>
    <w:rsid w:val="003F7D53"/>
    <w:rsid w:val="0048740F"/>
    <w:rsid w:val="004A08CA"/>
    <w:rsid w:val="004A587B"/>
    <w:rsid w:val="004B1EB4"/>
    <w:rsid w:val="004B38DA"/>
    <w:rsid w:val="004F4DC7"/>
    <w:rsid w:val="005154CF"/>
    <w:rsid w:val="005212CE"/>
    <w:rsid w:val="005316D3"/>
    <w:rsid w:val="00535671"/>
    <w:rsid w:val="00544D32"/>
    <w:rsid w:val="00546812"/>
    <w:rsid w:val="00591D05"/>
    <w:rsid w:val="005A1771"/>
    <w:rsid w:val="005E68A3"/>
    <w:rsid w:val="005F4F19"/>
    <w:rsid w:val="005F7BEE"/>
    <w:rsid w:val="0063365A"/>
    <w:rsid w:val="0064708F"/>
    <w:rsid w:val="00666B10"/>
    <w:rsid w:val="00672370"/>
    <w:rsid w:val="0069161B"/>
    <w:rsid w:val="0069312C"/>
    <w:rsid w:val="006A36FC"/>
    <w:rsid w:val="006E2CF5"/>
    <w:rsid w:val="0070795F"/>
    <w:rsid w:val="00741688"/>
    <w:rsid w:val="0075697C"/>
    <w:rsid w:val="0078103D"/>
    <w:rsid w:val="007A4C99"/>
    <w:rsid w:val="007D6571"/>
    <w:rsid w:val="007D6D6C"/>
    <w:rsid w:val="007E279E"/>
    <w:rsid w:val="007E4340"/>
    <w:rsid w:val="00803B6A"/>
    <w:rsid w:val="00850B7A"/>
    <w:rsid w:val="00851203"/>
    <w:rsid w:val="0087686A"/>
    <w:rsid w:val="00970EFE"/>
    <w:rsid w:val="009B048A"/>
    <w:rsid w:val="009B0F36"/>
    <w:rsid w:val="009D474D"/>
    <w:rsid w:val="009E0749"/>
    <w:rsid w:val="00A03B21"/>
    <w:rsid w:val="00A424C6"/>
    <w:rsid w:val="00A61227"/>
    <w:rsid w:val="00A61DB4"/>
    <w:rsid w:val="00A807B4"/>
    <w:rsid w:val="00AC39A1"/>
    <w:rsid w:val="00AD0325"/>
    <w:rsid w:val="00AF70C6"/>
    <w:rsid w:val="00B22356"/>
    <w:rsid w:val="00B5001E"/>
    <w:rsid w:val="00BA05C4"/>
    <w:rsid w:val="00BA7A19"/>
    <w:rsid w:val="00BC00E2"/>
    <w:rsid w:val="00BC1CCC"/>
    <w:rsid w:val="00BF00E0"/>
    <w:rsid w:val="00C00198"/>
    <w:rsid w:val="00C150B7"/>
    <w:rsid w:val="00C344B4"/>
    <w:rsid w:val="00C56953"/>
    <w:rsid w:val="00C76E93"/>
    <w:rsid w:val="00CC03B4"/>
    <w:rsid w:val="00D547B0"/>
    <w:rsid w:val="00DB4B5C"/>
    <w:rsid w:val="00DB5507"/>
    <w:rsid w:val="00DE3936"/>
    <w:rsid w:val="00E1449C"/>
    <w:rsid w:val="00E91F42"/>
    <w:rsid w:val="00F2414E"/>
    <w:rsid w:val="00F72C79"/>
    <w:rsid w:val="00FA1C8C"/>
    <w:rsid w:val="00FB0DE6"/>
    <w:rsid w:val="00FB2DBB"/>
    <w:rsid w:val="00FB45B8"/>
    <w:rsid w:val="00FB5DAB"/>
    <w:rsid w:val="00FC1207"/>
    <w:rsid w:val="00FD1A50"/>
    <w:rsid w:val="00FE203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E48797"/>
  <w15:chartTrackingRefBased/>
  <w15:docId w15:val="{304062FA-E0A9-457F-9CAA-096A10A04B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38DA"/>
  </w:style>
  <w:style w:type="paragraph" w:styleId="Heading1">
    <w:name w:val="heading 1"/>
    <w:basedOn w:val="Normal"/>
    <w:next w:val="Normal"/>
    <w:link w:val="Heading1Char"/>
    <w:uiPriority w:val="9"/>
    <w:qFormat/>
    <w:rsid w:val="004B38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38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38D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38D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38D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38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38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38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38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38D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38D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38D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38D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38D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38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38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38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38DA"/>
    <w:rPr>
      <w:rFonts w:eastAsiaTheme="majorEastAsia" w:cstheme="majorBidi"/>
      <w:color w:val="272727" w:themeColor="text1" w:themeTint="D8"/>
    </w:rPr>
  </w:style>
  <w:style w:type="paragraph" w:styleId="Title">
    <w:name w:val="Title"/>
    <w:basedOn w:val="Normal"/>
    <w:next w:val="Normal"/>
    <w:link w:val="TitleChar"/>
    <w:uiPriority w:val="10"/>
    <w:qFormat/>
    <w:rsid w:val="004B38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38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38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38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38DA"/>
    <w:pPr>
      <w:spacing w:before="160"/>
      <w:jc w:val="center"/>
    </w:pPr>
    <w:rPr>
      <w:i/>
      <w:iCs/>
      <w:color w:val="404040" w:themeColor="text1" w:themeTint="BF"/>
    </w:rPr>
  </w:style>
  <w:style w:type="character" w:customStyle="1" w:styleId="QuoteChar">
    <w:name w:val="Quote Char"/>
    <w:basedOn w:val="DefaultParagraphFont"/>
    <w:link w:val="Quote"/>
    <w:uiPriority w:val="29"/>
    <w:rsid w:val="004B38DA"/>
    <w:rPr>
      <w:i/>
      <w:iCs/>
      <w:color w:val="404040" w:themeColor="text1" w:themeTint="BF"/>
    </w:rPr>
  </w:style>
  <w:style w:type="paragraph" w:styleId="ListParagraph">
    <w:name w:val="List Paragraph"/>
    <w:basedOn w:val="Normal"/>
    <w:uiPriority w:val="34"/>
    <w:qFormat/>
    <w:rsid w:val="004B38DA"/>
    <w:pPr>
      <w:ind w:left="720"/>
      <w:contextualSpacing/>
    </w:pPr>
  </w:style>
  <w:style w:type="character" w:styleId="IntenseEmphasis">
    <w:name w:val="Intense Emphasis"/>
    <w:basedOn w:val="DefaultParagraphFont"/>
    <w:uiPriority w:val="21"/>
    <w:qFormat/>
    <w:rsid w:val="004B38DA"/>
    <w:rPr>
      <w:i/>
      <w:iCs/>
      <w:color w:val="0F4761" w:themeColor="accent1" w:themeShade="BF"/>
    </w:rPr>
  </w:style>
  <w:style w:type="paragraph" w:styleId="IntenseQuote">
    <w:name w:val="Intense Quote"/>
    <w:basedOn w:val="Normal"/>
    <w:next w:val="Normal"/>
    <w:link w:val="IntenseQuoteChar"/>
    <w:uiPriority w:val="30"/>
    <w:qFormat/>
    <w:rsid w:val="004B38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38DA"/>
    <w:rPr>
      <w:i/>
      <w:iCs/>
      <w:color w:val="0F4761" w:themeColor="accent1" w:themeShade="BF"/>
    </w:rPr>
  </w:style>
  <w:style w:type="character" w:styleId="IntenseReference">
    <w:name w:val="Intense Reference"/>
    <w:basedOn w:val="DefaultParagraphFont"/>
    <w:uiPriority w:val="32"/>
    <w:qFormat/>
    <w:rsid w:val="004B38DA"/>
    <w:rPr>
      <w:b/>
      <w:bCs/>
      <w:smallCaps/>
      <w:color w:val="0F4761" w:themeColor="accent1" w:themeShade="BF"/>
      <w:spacing w:val="5"/>
    </w:rPr>
  </w:style>
  <w:style w:type="paragraph" w:styleId="Header">
    <w:name w:val="header"/>
    <w:basedOn w:val="Normal"/>
    <w:link w:val="HeaderChar"/>
    <w:uiPriority w:val="99"/>
    <w:unhideWhenUsed/>
    <w:rsid w:val="001C6ED4"/>
    <w:pPr>
      <w:tabs>
        <w:tab w:val="center" w:pos="4680"/>
        <w:tab w:val="right" w:pos="9360"/>
      </w:tabs>
      <w:spacing w:after="0" w:line="240" w:lineRule="auto"/>
    </w:pPr>
  </w:style>
  <w:style w:type="character" w:customStyle="1" w:styleId="HeaderChar">
    <w:name w:val="Header Char"/>
    <w:basedOn w:val="DefaultParagraphFont"/>
    <w:link w:val="Header"/>
    <w:uiPriority w:val="99"/>
    <w:rsid w:val="001C6ED4"/>
  </w:style>
  <w:style w:type="paragraph" w:styleId="Footer">
    <w:name w:val="footer"/>
    <w:basedOn w:val="Normal"/>
    <w:link w:val="FooterChar"/>
    <w:uiPriority w:val="99"/>
    <w:unhideWhenUsed/>
    <w:rsid w:val="001C6ED4"/>
    <w:pPr>
      <w:tabs>
        <w:tab w:val="center" w:pos="4680"/>
        <w:tab w:val="right" w:pos="9360"/>
      </w:tabs>
      <w:spacing w:after="0" w:line="240" w:lineRule="auto"/>
    </w:pPr>
  </w:style>
  <w:style w:type="character" w:customStyle="1" w:styleId="FooterChar">
    <w:name w:val="Footer Char"/>
    <w:basedOn w:val="DefaultParagraphFont"/>
    <w:link w:val="Footer"/>
    <w:uiPriority w:val="99"/>
    <w:rsid w:val="001C6ED4"/>
  </w:style>
  <w:style w:type="character" w:styleId="PlaceholderText">
    <w:name w:val="Placeholder Text"/>
    <w:basedOn w:val="DefaultParagraphFont"/>
    <w:uiPriority w:val="99"/>
    <w:semiHidden/>
    <w:rsid w:val="0063365A"/>
    <w:rPr>
      <w:color w:val="666666"/>
    </w:rPr>
  </w:style>
  <w:style w:type="table" w:styleId="TableGrid">
    <w:name w:val="Table Grid"/>
    <w:basedOn w:val="TableNormal"/>
    <w:uiPriority w:val="39"/>
    <w:rsid w:val="00FB2DB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090A3F"/>
    <w:pPr>
      <w:spacing w:after="0" w:line="240" w:lineRule="auto"/>
    </w:pPr>
  </w:style>
  <w:style w:type="character" w:styleId="CommentReference">
    <w:name w:val="annotation reference"/>
    <w:basedOn w:val="DefaultParagraphFont"/>
    <w:uiPriority w:val="99"/>
    <w:semiHidden/>
    <w:unhideWhenUsed/>
    <w:rsid w:val="00047726"/>
    <w:rPr>
      <w:sz w:val="16"/>
      <w:szCs w:val="16"/>
    </w:rPr>
  </w:style>
  <w:style w:type="paragraph" w:styleId="CommentText">
    <w:name w:val="annotation text"/>
    <w:basedOn w:val="Normal"/>
    <w:link w:val="CommentTextChar"/>
    <w:uiPriority w:val="99"/>
    <w:semiHidden/>
    <w:unhideWhenUsed/>
    <w:rsid w:val="00047726"/>
    <w:pPr>
      <w:spacing w:line="240" w:lineRule="auto"/>
    </w:pPr>
    <w:rPr>
      <w:sz w:val="20"/>
      <w:szCs w:val="20"/>
    </w:rPr>
  </w:style>
  <w:style w:type="character" w:customStyle="1" w:styleId="CommentTextChar">
    <w:name w:val="Comment Text Char"/>
    <w:basedOn w:val="DefaultParagraphFont"/>
    <w:link w:val="CommentText"/>
    <w:uiPriority w:val="99"/>
    <w:semiHidden/>
    <w:rsid w:val="00047726"/>
    <w:rPr>
      <w:sz w:val="20"/>
      <w:szCs w:val="20"/>
    </w:rPr>
  </w:style>
  <w:style w:type="paragraph" w:styleId="CommentSubject">
    <w:name w:val="annotation subject"/>
    <w:basedOn w:val="CommentText"/>
    <w:next w:val="CommentText"/>
    <w:link w:val="CommentSubjectChar"/>
    <w:uiPriority w:val="99"/>
    <w:semiHidden/>
    <w:unhideWhenUsed/>
    <w:rsid w:val="00047726"/>
    <w:rPr>
      <w:b/>
      <w:bCs/>
    </w:rPr>
  </w:style>
  <w:style w:type="character" w:customStyle="1" w:styleId="CommentSubjectChar">
    <w:name w:val="Comment Subject Char"/>
    <w:basedOn w:val="CommentTextChar"/>
    <w:link w:val="CommentSubject"/>
    <w:uiPriority w:val="99"/>
    <w:semiHidden/>
    <w:rsid w:val="0004772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microsoft.com/office/2018/08/relationships/commentsExtensible" Target="commentsExtensible.xml"/><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microsoft.com/office/2016/09/relationships/commentsIds" Target="commentsIds.xml"/><Relationship Id="rId17" Type="http://schemas.openxmlformats.org/officeDocument/2006/relationships/glossaryDocument" Target="glossary/document.xml"/><Relationship Id="rId2" Type="http://schemas.openxmlformats.org/officeDocument/2006/relationships/settings" Target="settings.xml"/><Relationship Id="rId16" Type="http://schemas.microsoft.com/office/2011/relationships/people" Target="people.xml"/><Relationship Id="rId1" Type="http://schemas.openxmlformats.org/officeDocument/2006/relationships/styles" Target="styles.xml"/><Relationship Id="rId6" Type="http://schemas.openxmlformats.org/officeDocument/2006/relationships/header" Target="header1.xml"/><Relationship Id="rId11" Type="http://schemas.microsoft.com/office/2011/relationships/commentsExtended" Target="commentsExtended.xml"/><Relationship Id="rId5"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comments" Target="comments.xml"/><Relationship Id="rId4" Type="http://schemas.openxmlformats.org/officeDocument/2006/relationships/footnotes" Target="footnotes.xml"/><Relationship Id="rId9" Type="http://schemas.openxmlformats.org/officeDocument/2006/relationships/header" Target="header3.xml"/><Relationship Id="rId14"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B54242FE5754EE08C92BC5AF7DFF66A"/>
        <w:category>
          <w:name w:val="General"/>
          <w:gallery w:val="placeholder"/>
        </w:category>
        <w:types>
          <w:type w:val="bbPlcHdr"/>
        </w:types>
        <w:behaviors>
          <w:behavior w:val="content"/>
        </w:behaviors>
        <w:guid w:val="{FB46D4E1-2A38-435C-8F07-BD8832D6B6E0}"/>
      </w:docPartPr>
      <w:docPartBody>
        <w:p w:rsidR="001F07BE" w:rsidRDefault="00B603C9">
          <w:r w:rsidRPr="008A6586">
            <w:rPr>
              <w:rStyle w:val="PlaceholderText"/>
            </w:rPr>
            <w:t>[Author]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2  Roya">
    <w:panose1 w:val="00000400000000000000"/>
    <w:charset w:val="B2"/>
    <w:family w:val="auto"/>
    <w:pitch w:val="variable"/>
    <w:sig w:usb0="00002001" w:usb1="80000000" w:usb2="00000008" w:usb3="00000000" w:csb0="00000040"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03C9"/>
    <w:rsid w:val="001F07BE"/>
    <w:rsid w:val="003B0B2D"/>
    <w:rsid w:val="005212CE"/>
    <w:rsid w:val="007E4340"/>
    <w:rsid w:val="00925ED5"/>
    <w:rsid w:val="00B603C9"/>
    <w:rsid w:val="00BA05C4"/>
    <w:rsid w:val="00D33442"/>
    <w:rsid w:val="00DE3B7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03C9"/>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603C9"/>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320</Words>
  <Characters>1828</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amirali abedi</dc:creator>
  <cp:keywords/>
  <dc:description/>
  <cp:lastModifiedBy>amir abedi</cp:lastModifiedBy>
  <cp:revision>2</cp:revision>
  <dcterms:created xsi:type="dcterms:W3CDTF">2026-10-07T12:32:00Z</dcterms:created>
  <dcterms:modified xsi:type="dcterms:W3CDTF">2026-10-07T12:32:00Z</dcterms:modified>
</cp:coreProperties>
</file>